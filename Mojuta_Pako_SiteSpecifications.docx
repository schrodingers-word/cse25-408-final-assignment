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E2558" w14:textId="7BCB50B4" w:rsidR="00707E0A" w:rsidRDefault="00477255" w:rsidP="00477255">
      <w:pPr>
        <w:pStyle w:val="Heading1"/>
      </w:pPr>
      <w:r>
        <w:t>Website Specifications</w:t>
      </w:r>
    </w:p>
    <w:p w14:paraId="63064CC3" w14:textId="7CEC9110" w:rsidR="00477255" w:rsidRDefault="00965A19" w:rsidP="00477255">
      <w:pPr>
        <w:pStyle w:val="Subtitle"/>
      </w:pPr>
      <w:r>
        <w:t>Website</w:t>
      </w:r>
      <w:r w:rsidR="00477255">
        <w:t xml:space="preserve"> Name: AutomationHub</w:t>
      </w:r>
    </w:p>
    <w:p w14:paraId="6CCF18F5" w14:textId="33E26184" w:rsidR="00477255" w:rsidRDefault="00477255" w:rsidP="00477255">
      <w:r>
        <w:t xml:space="preserve">AutomationHub is a digital platform designed with a main goal of bridging the gap between industrial hardware systems and modern web-based monitoring. This site serves as a tool and tech resource that demonstrates integration of Programmable Logic </w:t>
      </w:r>
      <w:r w:rsidR="00B8705E">
        <w:t>Controllers (</w:t>
      </w:r>
      <w:r>
        <w:t>PLCs) and industrial instrumentation</w:t>
      </w:r>
      <w:r w:rsidR="00B8705E">
        <w:t xml:space="preserve"> using web interfaces that are responsive and accessible.</w:t>
      </w:r>
    </w:p>
    <w:p w14:paraId="01EBA072" w14:textId="67790BF0" w:rsidR="00B8705E" w:rsidRDefault="00B8705E" w:rsidP="00CE3E52">
      <w:pPr>
        <w:pStyle w:val="ListParagraph"/>
        <w:numPr>
          <w:ilvl w:val="0"/>
          <w:numId w:val="8"/>
        </w:numPr>
      </w:pPr>
      <w:r w:rsidRPr="008C2D8B">
        <w:rPr>
          <w:rStyle w:val="Strong"/>
        </w:rPr>
        <w:t>Website Objective</w:t>
      </w:r>
      <w:r>
        <w:t>: To provide a one stop web-based platform or rather dashboard that gives way for virtual representation of the industrial process and improving accessibility for off-site engineers and students.</w:t>
      </w:r>
    </w:p>
    <w:p w14:paraId="17A5F379" w14:textId="77777777" w:rsidR="009F7F44" w:rsidRDefault="009F7F44" w:rsidP="009F7F44">
      <w:pPr>
        <w:pStyle w:val="ListParagraph"/>
      </w:pPr>
    </w:p>
    <w:p w14:paraId="01D8F985" w14:textId="77777777" w:rsidR="006F2971" w:rsidRDefault="00B8705E" w:rsidP="00CE3E52">
      <w:pPr>
        <w:pStyle w:val="ListParagraph"/>
        <w:numPr>
          <w:ilvl w:val="0"/>
          <w:numId w:val="8"/>
        </w:numPr>
      </w:pPr>
      <w:r w:rsidRPr="008C2D8B">
        <w:rPr>
          <w:rStyle w:val="Strong"/>
        </w:rPr>
        <w:t>Business Goals:</w:t>
      </w:r>
      <w:r>
        <w:t xml:space="preserve"> </w:t>
      </w:r>
    </w:p>
    <w:p w14:paraId="7BE91AD6" w14:textId="77777777" w:rsidR="006F2971" w:rsidRDefault="006F2971" w:rsidP="006F2971">
      <w:pPr>
        <w:pStyle w:val="ListParagraph"/>
      </w:pPr>
    </w:p>
    <w:p w14:paraId="51EFA667" w14:textId="030BD41A" w:rsidR="00B8705E" w:rsidRDefault="00B8705E" w:rsidP="0020577D">
      <w:pPr>
        <w:pStyle w:val="ListParagraph"/>
        <w:numPr>
          <w:ilvl w:val="0"/>
          <w:numId w:val="5"/>
        </w:numPr>
      </w:pPr>
      <w:r>
        <w:t>To showcase the feasibility of IIoT (Industrial internet of things) integration and using standard web technologies and to give a way to showcase automation projects and instrumentation layouts.</w:t>
      </w:r>
    </w:p>
    <w:p w14:paraId="477820F7" w14:textId="77777777" w:rsidR="0020577D" w:rsidRDefault="0020577D" w:rsidP="006F2971">
      <w:pPr>
        <w:pStyle w:val="ListParagraph"/>
      </w:pPr>
    </w:p>
    <w:p w14:paraId="4848BE65" w14:textId="2D6492F0" w:rsidR="006C40AF" w:rsidRDefault="008316B0" w:rsidP="0020577D">
      <w:pPr>
        <w:pStyle w:val="ListParagraph"/>
        <w:numPr>
          <w:ilvl w:val="0"/>
          <w:numId w:val="5"/>
        </w:numPr>
      </w:pPr>
      <w:r>
        <w:t xml:space="preserve">To serve as an educational bridge between industrial engineering concepts and web-accessible interfaces — providing students, junior engineers, and technical professionals in Botswana and the broader southern African region with a </w:t>
      </w:r>
      <w:r w:rsidR="0020577D">
        <w:t>centralized</w:t>
      </w:r>
      <w:r>
        <w:t xml:space="preserve"> reference platform for automation and instrumentation knowledge that does not require proprietary software or paid subscriptions to access.</w:t>
      </w:r>
    </w:p>
    <w:p w14:paraId="0FD6DD86" w14:textId="77777777" w:rsidR="0020577D" w:rsidRDefault="0020577D" w:rsidP="006F2971">
      <w:pPr>
        <w:pStyle w:val="ListParagraph"/>
      </w:pPr>
    </w:p>
    <w:p w14:paraId="3FF65C6A" w14:textId="47E172CE" w:rsidR="008316B0" w:rsidRDefault="0020577D" w:rsidP="0020577D">
      <w:pPr>
        <w:pStyle w:val="ListParagraph"/>
        <w:numPr>
          <w:ilvl w:val="0"/>
          <w:numId w:val="5"/>
        </w:numPr>
      </w:pPr>
      <w:r>
        <w:t>To establish AutomationHub as a credible digital presence for an emerging OT/IT consultancy, demonstrating to potential mining and industrial clients — such as those operating in Botswana's diamond, copper, and coal sectors — that modern web technologies can be used to visualize, monitor, and communicate industrial process data in a cost-effective and accessible manner.</w:t>
      </w:r>
    </w:p>
    <w:p w14:paraId="647AB81A" w14:textId="24424E5E" w:rsidR="00B8705E" w:rsidRDefault="008C2D8B" w:rsidP="00CE3E52">
      <w:pPr>
        <w:pStyle w:val="NoSpacing"/>
        <w:numPr>
          <w:ilvl w:val="0"/>
          <w:numId w:val="8"/>
        </w:numPr>
      </w:pPr>
      <w:r w:rsidRPr="008C2D8B">
        <w:rPr>
          <w:rStyle w:val="Strong"/>
        </w:rPr>
        <w:t>Target Audience:</w:t>
      </w:r>
      <w:r>
        <w:t xml:space="preserve"> The site is mainly targeting Junior Automation Engineers and Computer Systems Engineering students, and the secondary target being Industrial plant managers who have and interest in making their data modern.</w:t>
      </w:r>
    </w:p>
    <w:p w14:paraId="3C4BA06C" w14:textId="40A2008F" w:rsidR="008C2D8B" w:rsidRDefault="008C2D8B" w:rsidP="008C2D8B">
      <w:pPr>
        <w:pStyle w:val="NoSpacing"/>
      </w:pPr>
    </w:p>
    <w:p w14:paraId="67E1D077" w14:textId="2BA2B9CB" w:rsidR="008C2D8B" w:rsidRDefault="008C2D8B" w:rsidP="008C2D8B">
      <w:pPr>
        <w:pStyle w:val="NoSpacing"/>
        <w:rPr>
          <w:rStyle w:val="Strong"/>
        </w:rPr>
      </w:pPr>
      <w:r>
        <w:t>D</w:t>
      </w:r>
      <w:r w:rsidRPr="008C2D8B">
        <w:rPr>
          <w:rStyle w:val="Strong"/>
        </w:rPr>
        <w:t>emographics and Technical Aptitude</w:t>
      </w:r>
      <w:r>
        <w:rPr>
          <w:rStyle w:val="Strong"/>
        </w:rPr>
        <w:t xml:space="preserve">: </w:t>
      </w:r>
    </w:p>
    <w:p w14:paraId="64C1EB82" w14:textId="15A8ACE1" w:rsidR="00D22DA8" w:rsidRDefault="008C2D8B" w:rsidP="00185468">
      <w:pPr>
        <w:pStyle w:val="NoSpacing"/>
        <w:numPr>
          <w:ilvl w:val="0"/>
          <w:numId w:val="7"/>
        </w:numPr>
      </w:pPr>
      <w:r>
        <w:rPr>
          <w:rStyle w:val="Strong"/>
        </w:rPr>
        <w:t>Demographics:</w:t>
      </w:r>
      <w:r w:rsidR="00D22DA8">
        <w:rPr>
          <w:rStyle w:val="Strong"/>
        </w:rPr>
        <w:t xml:space="preserve"> </w:t>
      </w:r>
      <w:r w:rsidR="00D22DA8">
        <w:t>Professionals between the ages of 19-45 holding a technical qualification or technical experience.</w:t>
      </w:r>
    </w:p>
    <w:p w14:paraId="0E8934B9" w14:textId="77777777" w:rsidR="00B46D35" w:rsidRDefault="00D22DA8" w:rsidP="00E95462">
      <w:pPr>
        <w:pStyle w:val="NoSpacing"/>
        <w:numPr>
          <w:ilvl w:val="0"/>
          <w:numId w:val="7"/>
        </w:numPr>
      </w:pPr>
      <w:r w:rsidRPr="00965A19">
        <w:rPr>
          <w:rStyle w:val="Strong"/>
        </w:rPr>
        <w:t>Technical Aptitude:</w:t>
      </w:r>
      <w:r>
        <w:t xml:space="preserve"> </w:t>
      </w:r>
      <w:r w:rsidR="00965A19">
        <w:t xml:space="preserve">The audience is familiar with industrial logic (Ladder Logic, SCADA) </w:t>
      </w:r>
    </w:p>
    <w:p w14:paraId="3B3EFAA7" w14:textId="2EA8E7B4" w:rsidR="00D22DA8" w:rsidRDefault="00E95462" w:rsidP="00D22DA8">
      <w:pPr>
        <w:pStyle w:val="NoSpacing"/>
      </w:pPr>
      <w:r>
        <w:t xml:space="preserve">               </w:t>
      </w:r>
      <w:r w:rsidR="00965A19">
        <w:t>but needs a simplified way of viewing data without heavy software.</w:t>
      </w:r>
    </w:p>
    <w:p w14:paraId="7DEB6B13" w14:textId="77777777" w:rsidR="00965A19" w:rsidRDefault="00965A19" w:rsidP="00D22DA8">
      <w:pPr>
        <w:pStyle w:val="NoSpacing"/>
      </w:pPr>
    </w:p>
    <w:p w14:paraId="4A631B0B" w14:textId="0C706650" w:rsidR="00965A19" w:rsidRDefault="00965A19" w:rsidP="00DB6A0B">
      <w:pPr>
        <w:pStyle w:val="NoSpacing"/>
        <w:numPr>
          <w:ilvl w:val="0"/>
          <w:numId w:val="7"/>
        </w:numPr>
      </w:pPr>
      <w:r w:rsidRPr="00965A19">
        <w:rPr>
          <w:rStyle w:val="Strong"/>
        </w:rPr>
        <w:t>Website Type</w:t>
      </w:r>
      <w:r>
        <w:t>: Technical Informational and data Visualization Board.</w:t>
      </w:r>
    </w:p>
    <w:p w14:paraId="6EB88DA5" w14:textId="61FB3601" w:rsidR="00B8705E" w:rsidRDefault="00B8705E" w:rsidP="00D22DA8">
      <w:pPr>
        <w:pStyle w:val="NoSpacing"/>
      </w:pPr>
    </w:p>
    <w:p w14:paraId="6EFC5E6A" w14:textId="77777777" w:rsidR="00A964C8" w:rsidRDefault="00A964C8" w:rsidP="00D22DA8">
      <w:pPr>
        <w:pStyle w:val="NoSpacing"/>
      </w:pPr>
    </w:p>
    <w:p w14:paraId="60CCCFAE" w14:textId="077F5C5C" w:rsidR="00B8705E" w:rsidRDefault="00A964C8" w:rsidP="00A964C8">
      <w:pPr>
        <w:pStyle w:val="Heading1"/>
      </w:pPr>
      <w:r>
        <w:t>Information Design &amp; Taxonomy</w:t>
      </w:r>
    </w:p>
    <w:p w14:paraId="3FE16F85" w14:textId="46800880" w:rsidR="00B46D35" w:rsidRDefault="00B46D35" w:rsidP="00B46D35">
      <w:r w:rsidRPr="00B46D35">
        <w:rPr>
          <w:rStyle w:val="Strong"/>
        </w:rPr>
        <w:t>Site Map</w:t>
      </w:r>
      <w:r>
        <w:t>: The site map below shows the sequential structure of “AutomationHub”. It enforces a logical order that allows users to access technical content easily and quickly.</w:t>
      </w:r>
    </w:p>
    <w:p w14:paraId="3BB911D7" w14:textId="6DF3FF37" w:rsidR="00B46D35" w:rsidRDefault="00B46D35" w:rsidP="00B46D35">
      <w:r w:rsidRPr="00B46D35">
        <w:rPr>
          <w:rStyle w:val="Strong"/>
        </w:rPr>
        <w:t>Page 1: Home</w:t>
      </w:r>
      <w:r>
        <w:br/>
        <w:t>The main entry point which features the Hero section and an overview of the site’s purpose.</w:t>
      </w:r>
    </w:p>
    <w:p w14:paraId="3E1BA5FA" w14:textId="29915C69" w:rsidR="00B46D35" w:rsidRDefault="00B46D35" w:rsidP="00B46D35">
      <w:r w:rsidRPr="00B46D35">
        <w:rPr>
          <w:rStyle w:val="Strong"/>
        </w:rPr>
        <w:t>Page 2: PLC &amp; Automation</w:t>
      </w:r>
      <w:r>
        <w:br/>
        <w:t>Category for Programmable Logic Controllers, which features content on Ladder Logic and SCADA systems.</w:t>
      </w:r>
    </w:p>
    <w:p w14:paraId="4AC891D5" w14:textId="284D6E36" w:rsidR="00B46D35" w:rsidRDefault="00B46D35" w:rsidP="00B46D35">
      <w:r w:rsidRPr="001E1362">
        <w:rPr>
          <w:rStyle w:val="Strong"/>
        </w:rPr>
        <w:lastRenderedPageBreak/>
        <w:t>Page 3:</w:t>
      </w:r>
      <w:r w:rsidR="001E1362" w:rsidRPr="001E1362">
        <w:rPr>
          <w:rStyle w:val="Strong"/>
        </w:rPr>
        <w:t xml:space="preserve"> Industrial Instrumentation</w:t>
      </w:r>
      <w:r w:rsidR="001E1362">
        <w:br/>
        <w:t>Category which lists and shows field devices, which may include sensors and actuators.</w:t>
      </w:r>
    </w:p>
    <w:p w14:paraId="6C7EBC53" w14:textId="5254D06F" w:rsidR="001E1362" w:rsidRDefault="001E1362" w:rsidP="00B46D35">
      <w:r w:rsidRPr="001E1362">
        <w:rPr>
          <w:rStyle w:val="Strong"/>
        </w:rPr>
        <w:t>Page 4: Project Showcase</w:t>
      </w:r>
      <w:r>
        <w:br/>
        <w:t>A gallery showcasing specific web-integrated automation projects.</w:t>
      </w:r>
    </w:p>
    <w:p w14:paraId="45A94C54" w14:textId="69F2F51F" w:rsidR="001E1362" w:rsidRDefault="001E1362" w:rsidP="00B46D35">
      <w:r w:rsidRPr="001E1362">
        <w:rPr>
          <w:rStyle w:val="Strong"/>
        </w:rPr>
        <w:t>Page 5: Feedback</w:t>
      </w:r>
      <w:r w:rsidRPr="001E1362">
        <w:rPr>
          <w:rStyle w:val="Strong"/>
        </w:rPr>
        <w:br/>
      </w:r>
      <w:r>
        <w:t>A page with an HTML5 form for user inquiries.</w:t>
      </w:r>
      <w:r>
        <w:br/>
      </w:r>
    </w:p>
    <w:p w14:paraId="6830645F" w14:textId="6C0E118A" w:rsidR="00B46D35" w:rsidRDefault="001E1362" w:rsidP="001E1362">
      <w:pPr>
        <w:pStyle w:val="Heading2"/>
        <w:rPr>
          <w:rStyle w:val="Emphasis"/>
        </w:rPr>
      </w:pPr>
      <w:r w:rsidRPr="001E1362">
        <w:rPr>
          <w:rStyle w:val="Emphasis"/>
        </w:rPr>
        <w:t>Navigation Plan</w:t>
      </w:r>
    </w:p>
    <w:p w14:paraId="0ED5E32F" w14:textId="1943FB72" w:rsidR="001E1362" w:rsidRDefault="001E1362" w:rsidP="001E1362">
      <w:r w:rsidRPr="001E1362">
        <w:rPr>
          <w:rStyle w:val="Strong"/>
        </w:rPr>
        <w:t>3 clicks:</w:t>
      </w:r>
      <w:r>
        <w:t xml:space="preserve"> The site will be structured such that any specific technical detail can be accessed from the home page in no more than 3 clicks.</w:t>
      </w:r>
    </w:p>
    <w:p w14:paraId="2C45D8AA" w14:textId="34EC4629" w:rsidR="001E1362" w:rsidRDefault="001E1362" w:rsidP="001E1362">
      <w:r w:rsidRPr="001E1362">
        <w:rPr>
          <w:rStyle w:val="Strong"/>
        </w:rPr>
        <w:t>Static Navigation Bar</w:t>
      </w:r>
      <w:r>
        <w:t>:</w:t>
      </w:r>
      <w:r w:rsidRPr="001E1362">
        <w:t xml:space="preserve"> remains at the top or side of a webpage, ensuring constant visibility as users scroll</w:t>
      </w:r>
      <w:r>
        <w:t>.</w:t>
      </w:r>
    </w:p>
    <w:p w14:paraId="77EBF160" w14:textId="77777777" w:rsidR="001E1362" w:rsidRDefault="001E1362" w:rsidP="001E1362"/>
    <w:p w14:paraId="7E2C1CDD" w14:textId="77777777" w:rsidR="00C115AC" w:rsidRDefault="00C115AC" w:rsidP="008639AB">
      <w:pPr>
        <w:pStyle w:val="Heading2"/>
      </w:pPr>
    </w:p>
    <w:p w14:paraId="5868F1BE" w14:textId="77777777" w:rsidR="00C115AC" w:rsidRDefault="00C115AC" w:rsidP="008639AB">
      <w:pPr>
        <w:pStyle w:val="Heading2"/>
      </w:pPr>
    </w:p>
    <w:p w14:paraId="50865DBF" w14:textId="77777777" w:rsidR="00C115AC" w:rsidRDefault="00C115AC" w:rsidP="008639AB">
      <w:pPr>
        <w:pStyle w:val="Heading2"/>
      </w:pPr>
    </w:p>
    <w:p w14:paraId="7266A42B" w14:textId="77777777" w:rsidR="00C115AC" w:rsidRDefault="00C115AC" w:rsidP="008639AB">
      <w:pPr>
        <w:pStyle w:val="Heading2"/>
      </w:pPr>
    </w:p>
    <w:p w14:paraId="47405D55" w14:textId="77777777" w:rsidR="00C115AC" w:rsidRDefault="00C115AC" w:rsidP="008639AB">
      <w:pPr>
        <w:pStyle w:val="Heading2"/>
      </w:pPr>
    </w:p>
    <w:p w14:paraId="1B0EEED1" w14:textId="77777777" w:rsidR="00C115AC" w:rsidRDefault="00C115AC" w:rsidP="008639AB">
      <w:pPr>
        <w:pStyle w:val="Heading2"/>
      </w:pPr>
    </w:p>
    <w:p w14:paraId="3BF768C1" w14:textId="77777777" w:rsidR="00C115AC" w:rsidRDefault="00C115AC" w:rsidP="008639AB">
      <w:pPr>
        <w:pStyle w:val="Heading2"/>
      </w:pPr>
    </w:p>
    <w:p w14:paraId="1D1780C1" w14:textId="0E06F526" w:rsidR="00077ABA" w:rsidRDefault="00077ABA" w:rsidP="00231639">
      <w:pPr>
        <w:pStyle w:val="Heading2"/>
      </w:pPr>
      <w:r>
        <w:t>SITE MAP</w:t>
      </w:r>
    </w:p>
    <w:p w14:paraId="556D837C" w14:textId="5F2977C2" w:rsidR="00A964C8" w:rsidRDefault="008A4F7C" w:rsidP="00231639">
      <w:pPr>
        <w:pStyle w:val="Heading2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5" behindDoc="0" locked="0" layoutInCell="1" allowOverlap="1" wp14:anchorId="54E442BD" wp14:editId="3848784F">
                <wp:simplePos x="0" y="0"/>
                <wp:positionH relativeFrom="column">
                  <wp:posOffset>807720</wp:posOffset>
                </wp:positionH>
                <wp:positionV relativeFrom="paragraph">
                  <wp:posOffset>180340</wp:posOffset>
                </wp:positionV>
                <wp:extent cx="4099560" cy="899160"/>
                <wp:effectExtent l="0" t="0" r="15240" b="15240"/>
                <wp:wrapSquare wrapText="bothSides"/>
                <wp:docPr id="1077334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9560" cy="899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3A4273" w14:textId="2FAA090C" w:rsidR="008A4F7C" w:rsidRDefault="008A4F7C" w:rsidP="006672FE">
                            <w:pPr>
                              <w:jc w:val="center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6672FE">
                              <w:rPr>
                                <w:b/>
                                <w:bCs/>
                                <w:lang w:val="en-GB"/>
                              </w:rPr>
                              <w:t>A</w:t>
                            </w:r>
                            <w:r w:rsidR="00A87CB5" w:rsidRPr="006672FE">
                              <w:rPr>
                                <w:b/>
                                <w:bCs/>
                                <w:lang w:val="en-GB"/>
                              </w:rPr>
                              <w:t>UTOMATION HUB</w:t>
                            </w:r>
                            <w:r w:rsidR="006672FE" w:rsidRPr="006672FE">
                              <w:rPr>
                                <w:b/>
                                <w:bCs/>
                                <w:lang w:val="en-GB"/>
                              </w:rPr>
                              <w:t>-HOME</w:t>
                            </w:r>
                          </w:p>
                          <w:p w14:paraId="1F140C52" w14:textId="352F3787" w:rsidR="007E3912" w:rsidRDefault="007E3912" w:rsidP="006672FE">
                            <w:pPr>
                              <w:jc w:val="center"/>
                              <w:rPr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index.html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E442B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3.6pt;margin-top:14.2pt;width:322.8pt;height:70.8pt;z-index:25165825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">
                <v:textbox>
                  <w:txbxContent>
                    <w:p w14:paraId="5D3A4273" w14:textId="2FAA090C" w:rsidR="008A4F7C" w:rsidRDefault="008A4F7C" w:rsidP="006672FE">
                      <w:pPr>
                        <w:jc w:val="center"/>
                        <w:rPr>
                          <w:b/>
                          <w:bCs/>
                          <w:lang w:val="en-GB"/>
                        </w:rPr>
                      </w:pPr>
                      <w:r w:rsidRPr="006672FE">
                        <w:rPr>
                          <w:b/>
                          <w:bCs/>
                          <w:lang w:val="en-GB"/>
                        </w:rPr>
                        <w:t>A</w:t>
                      </w:r>
                      <w:r w:rsidR="00A87CB5" w:rsidRPr="006672FE">
                        <w:rPr>
                          <w:b/>
                          <w:bCs/>
                          <w:lang w:val="en-GB"/>
                        </w:rPr>
                        <w:t>UTOMATION HUB</w:t>
                      </w:r>
                      <w:r w:rsidR="006672FE" w:rsidRPr="006672FE">
                        <w:rPr>
                          <w:b/>
                          <w:bCs/>
                          <w:lang w:val="en-GB"/>
                        </w:rPr>
                        <w:t>-HOME</w:t>
                      </w:r>
                    </w:p>
                    <w:p w14:paraId="1F140C52" w14:textId="352F3787" w:rsidR="007E3912" w:rsidRDefault="007E3912" w:rsidP="006672FE">
                      <w:pPr>
                        <w:jc w:val="center"/>
                        <w:rPr>
                          <w:b/>
                          <w:lang w:val="en-GB"/>
                        </w:rPr>
                      </w:pPr>
                      <w:r>
                        <w:rPr>
                          <w:sz w:val="20"/>
                          <w:szCs w:val="20"/>
                          <w:lang w:val="en-GB"/>
                        </w:rPr>
                        <w:t>index.html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36FF5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087D1A71" wp14:editId="67522D26">
                <wp:simplePos x="0" y="0"/>
                <wp:positionH relativeFrom="column">
                  <wp:posOffset>839603</wp:posOffset>
                </wp:positionH>
                <wp:positionV relativeFrom="paragraph">
                  <wp:posOffset>214630</wp:posOffset>
                </wp:positionV>
                <wp:extent cx="4082903" cy="829340"/>
                <wp:effectExtent l="0" t="0" r="13335" b="27940"/>
                <wp:wrapNone/>
                <wp:docPr id="456075492" name="Rectang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E5154DA-453E-4A55-BCC9-DEACF60CA92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2903" cy="8293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2FE4A4" id="Rectangle 1" o:spid="_x0000_s1026" style="position:absolute;margin-left:66.1pt;margin-top:16.9pt;width:321.5pt;height:65.3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" filled="f" strokecolor="#030e13 [484]" strokeweight="1pt"/>
            </w:pict>
          </mc:Fallback>
        </mc:AlternateContent>
      </w:r>
      <w:r w:rsidR="00231639" w:rsidRPr="00231639">
        <w:t xml:space="preserve"> </w:t>
      </w:r>
    </w:p>
    <w:p w14:paraId="556FA74C" w14:textId="77777777" w:rsidR="00231639" w:rsidRPr="00231639" w:rsidRDefault="00231639" w:rsidP="00231639"/>
    <w:p w14:paraId="286AEFE4" w14:textId="0A886C46" w:rsidR="00231639" w:rsidRPr="00231639" w:rsidRDefault="00231639" w:rsidP="00231639"/>
    <w:p w14:paraId="719B1690" w14:textId="3728FA4F" w:rsidR="00231639" w:rsidRPr="00231639" w:rsidRDefault="00894CFB" w:rsidP="00231639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EF1AC38" wp14:editId="6C62ECD3">
                <wp:simplePos x="0" y="0"/>
                <wp:positionH relativeFrom="column">
                  <wp:posOffset>2860158</wp:posOffset>
                </wp:positionH>
                <wp:positionV relativeFrom="paragraph">
                  <wp:posOffset>20763</wp:posOffset>
                </wp:positionV>
                <wp:extent cx="0" cy="967592"/>
                <wp:effectExtent l="0" t="0" r="12700" b="10795"/>
                <wp:wrapNone/>
                <wp:docPr id="1499737405" name="Straight Connector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CFE32FB-A115-459B-A0F3-4ED6DC5EB56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75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918F7A" id="Straight Connector 2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5.2pt,1.65pt" to="225.2pt,7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" strokecolor="#156082 [3204]" strokeweight=".5pt">
                <v:stroke joinstyle="miter"/>
              </v:line>
            </w:pict>
          </mc:Fallback>
        </mc:AlternateContent>
      </w:r>
    </w:p>
    <w:p w14:paraId="32DBD899" w14:textId="5FE31677" w:rsidR="00231639" w:rsidRPr="00231639" w:rsidRDefault="00231639" w:rsidP="00231639"/>
    <w:p w14:paraId="29B29B51" w14:textId="1305D799" w:rsidR="00231639" w:rsidRPr="00231639" w:rsidRDefault="00894CFB" w:rsidP="00231639"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852568E" wp14:editId="0AC330FE">
                <wp:simplePos x="0" y="0"/>
                <wp:positionH relativeFrom="column">
                  <wp:posOffset>6092220</wp:posOffset>
                </wp:positionH>
                <wp:positionV relativeFrom="paragraph">
                  <wp:posOffset>354625</wp:posOffset>
                </wp:positionV>
                <wp:extent cx="0" cy="712382"/>
                <wp:effectExtent l="0" t="0" r="12700" b="12065"/>
                <wp:wrapNone/>
                <wp:docPr id="480355972" name="Straight Connector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5591D75D-E3F4-451F-AEB0-A5A74BEBE03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23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642737" id="Straight Connector 5" o:spid="_x0000_s1026" style="position:absolute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9.7pt,27.9pt" to="479.7pt,8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DDD68CB" wp14:editId="5D2A2121">
                <wp:simplePos x="0" y="0"/>
                <wp:positionH relativeFrom="column">
                  <wp:posOffset>-85060</wp:posOffset>
                </wp:positionH>
                <wp:positionV relativeFrom="paragraph">
                  <wp:posOffset>354625</wp:posOffset>
                </wp:positionV>
                <wp:extent cx="0" cy="659219"/>
                <wp:effectExtent l="0" t="0" r="12700" b="13970"/>
                <wp:wrapNone/>
                <wp:docPr id="1968441986" name="Straight Connector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A16F36A6-76C2-4C13-A28E-E9844DB76D7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592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D40715" id="Straight Connector 4" o:spid="_x0000_s1026" style="position:absolute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7pt,27.9pt" to="-6.7pt,7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032DE2F" wp14:editId="532DAD60">
                <wp:simplePos x="0" y="0"/>
                <wp:positionH relativeFrom="column">
                  <wp:posOffset>-85060</wp:posOffset>
                </wp:positionH>
                <wp:positionV relativeFrom="paragraph">
                  <wp:posOffset>354625</wp:posOffset>
                </wp:positionV>
                <wp:extent cx="6177516" cy="0"/>
                <wp:effectExtent l="0" t="0" r="7620" b="12700"/>
                <wp:wrapNone/>
                <wp:docPr id="1300721472" name="Straight Connector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55DCEECB-03E6-4ECE-8386-C656DCCCA4C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751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EC3D66" id="Straight Connector 3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7pt,27.9pt" to="479.7pt,2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</w:p>
    <w:p w14:paraId="641F2402" w14:textId="2EE825C3" w:rsidR="00231639" w:rsidRPr="00231639" w:rsidRDefault="00EF5E3E" w:rsidP="00231639"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B271DAC" wp14:editId="3F2C611C">
                <wp:simplePos x="0" y="0"/>
                <wp:positionH relativeFrom="column">
                  <wp:posOffset>3999865</wp:posOffset>
                </wp:positionH>
                <wp:positionV relativeFrom="paragraph">
                  <wp:posOffset>25400</wp:posOffset>
                </wp:positionV>
                <wp:extent cx="0" cy="711835"/>
                <wp:effectExtent l="0" t="0" r="12700" b="12065"/>
                <wp:wrapNone/>
                <wp:docPr id="1669114256" name="Straight Connector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774F39AF-42B8-4E5A-81E5-91F0B29B21A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18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B60F52" id="Straight Connector 7" o:spid="_x0000_s1026" style="position:absolute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4.95pt,2pt" to="314.95pt,5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  <w:r w:rsidR="003B1F7C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7EFA1E1" wp14:editId="2604EE97">
                <wp:simplePos x="0" y="0"/>
                <wp:positionH relativeFrom="column">
                  <wp:posOffset>1905635</wp:posOffset>
                </wp:positionH>
                <wp:positionV relativeFrom="paragraph">
                  <wp:posOffset>36195</wp:posOffset>
                </wp:positionV>
                <wp:extent cx="0" cy="659130"/>
                <wp:effectExtent l="0" t="0" r="12700" b="13970"/>
                <wp:wrapNone/>
                <wp:docPr id="15682292" name="Straight Connector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DD97B0E5-FDAB-4ADF-BA6D-8E6A56BA3B3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591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F92B85" id="Straight Connector 6" o:spid="_x0000_s1026" style="position:absolute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05pt,2.85pt" to="150.05pt,5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" strokecolor="#156082 [3204]" strokeweight=".5pt">
                <v:stroke joinstyle="miter"/>
              </v:line>
            </w:pict>
          </mc:Fallback>
        </mc:AlternateContent>
      </w:r>
    </w:p>
    <w:p w14:paraId="5A01ADEC" w14:textId="2023D15A" w:rsidR="00231639" w:rsidRPr="00231639" w:rsidRDefault="002C26E5" w:rsidP="0023163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4" behindDoc="0" locked="0" layoutInCell="1" allowOverlap="1" wp14:anchorId="6763E2E3" wp14:editId="4D746BDB">
                <wp:simplePos x="0" y="0"/>
                <wp:positionH relativeFrom="column">
                  <wp:posOffset>5181600</wp:posOffset>
                </wp:positionH>
                <wp:positionV relativeFrom="paragraph">
                  <wp:posOffset>441325</wp:posOffset>
                </wp:positionV>
                <wp:extent cx="1600200" cy="777240"/>
                <wp:effectExtent l="0" t="0" r="19050" b="22860"/>
                <wp:wrapSquare wrapText="bothSides"/>
                <wp:docPr id="18930909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777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B861DE" w14:textId="551D28F3" w:rsidR="002C26E5" w:rsidRDefault="00665172" w:rsidP="00665172">
                            <w:pPr>
                              <w:jc w:val="center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665172">
                              <w:rPr>
                                <w:b/>
                                <w:bCs/>
                                <w:lang w:val="en-GB"/>
                              </w:rPr>
                              <w:t>FEEDBACK</w:t>
                            </w:r>
                          </w:p>
                          <w:p w14:paraId="60EDC6F0" w14:textId="284B3FDA" w:rsidR="001E0549" w:rsidRPr="001E0549" w:rsidRDefault="001E0549" w:rsidP="00665172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feedback.html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3E2E3" id="_x0000_s1027" type="#_x0000_t202" style="position:absolute;margin-left:408pt;margin-top:34.75pt;width:126pt;height:61.2pt;z-index:25165825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">
                <v:textbox>
                  <w:txbxContent>
                    <w:p w14:paraId="33B861DE" w14:textId="551D28F3" w:rsidR="002C26E5" w:rsidRDefault="00665172" w:rsidP="00665172">
                      <w:pPr>
                        <w:jc w:val="center"/>
                        <w:rPr>
                          <w:b/>
                          <w:bCs/>
                          <w:lang w:val="en-GB"/>
                        </w:rPr>
                      </w:pPr>
                      <w:r w:rsidRPr="00665172">
                        <w:rPr>
                          <w:b/>
                          <w:bCs/>
                          <w:lang w:val="en-GB"/>
                        </w:rPr>
                        <w:t>FEEDBACK</w:t>
                      </w:r>
                    </w:p>
                    <w:p w14:paraId="60EDC6F0" w14:textId="284B3FDA" w:rsidR="001E0549" w:rsidRPr="001E0549" w:rsidRDefault="001E0549" w:rsidP="00665172">
                      <w:pPr>
                        <w:jc w:val="center"/>
                        <w:rPr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z w:val="20"/>
                          <w:szCs w:val="20"/>
                          <w:lang w:val="en-GB"/>
                        </w:rPr>
                        <w:t>feedback.html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759A9">
        <w:rPr>
          <w:noProof/>
        </w:rPr>
        <mc:AlternateContent>
          <mc:Choice Requires="wps">
            <w:drawing>
              <wp:anchor distT="45720" distB="45720" distL="114300" distR="114300" simplePos="0" relativeHeight="251658251" behindDoc="0" locked="0" layoutInCell="1" allowOverlap="1" wp14:anchorId="13EC45D8" wp14:editId="0B2F6CF2">
                <wp:simplePos x="0" y="0"/>
                <wp:positionH relativeFrom="column">
                  <wp:posOffset>-861060</wp:posOffset>
                </wp:positionH>
                <wp:positionV relativeFrom="paragraph">
                  <wp:posOffset>403225</wp:posOffset>
                </wp:positionV>
                <wp:extent cx="1562100" cy="774065"/>
                <wp:effectExtent l="0" t="0" r="19050" b="26035"/>
                <wp:wrapNone/>
                <wp:docPr id="533707565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6ABE6FF6-0E30-438E-B69D-C5133556B1F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774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534551" w14:textId="604CC7C5" w:rsidR="001D0B21" w:rsidRDefault="007C0BB7" w:rsidP="00F7011C">
                            <w:pPr>
                              <w:jc w:val="center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B03428">
                              <w:rPr>
                                <w:b/>
                                <w:bCs/>
                                <w:lang w:val="en-GB"/>
                              </w:rPr>
                              <w:t>PLC &amp; AUTOMATION</w:t>
                            </w:r>
                          </w:p>
                          <w:p w14:paraId="33DAC261" w14:textId="171FE159" w:rsidR="007E3912" w:rsidRPr="007E3912" w:rsidRDefault="001E0549" w:rsidP="00F7011C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p</w:t>
                            </w:r>
                            <w:r w:rsidR="007E3912">
                              <w:rPr>
                                <w:sz w:val="20"/>
                                <w:szCs w:val="20"/>
                                <w:lang w:val="en-GB"/>
                              </w:rPr>
                              <w:t>lc.html</w:t>
                            </w:r>
                          </w:p>
                          <w:p w14:paraId="0EF77715" w14:textId="77777777" w:rsidR="007E3912" w:rsidRPr="007E3912" w:rsidRDefault="007E3912" w:rsidP="00F7011C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F225CB5" w14:textId="36606497" w:rsidR="00F7011C" w:rsidRPr="00F7011C" w:rsidRDefault="00F7011C" w:rsidP="00F7011C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C45D8" id="_x0000_s1028" type="#_x0000_t202" style="position:absolute;margin-left:-67.8pt;margin-top:31.75pt;width:123pt;height:60.95pt;z-index:25165825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">
                <v:textbox>
                  <w:txbxContent>
                    <w:p w14:paraId="13534551" w14:textId="604CC7C5" w:rsidR="001D0B21" w:rsidRDefault="007C0BB7" w:rsidP="00F7011C">
                      <w:pPr>
                        <w:jc w:val="center"/>
                        <w:rPr>
                          <w:b/>
                          <w:bCs/>
                          <w:lang w:val="en-GB"/>
                        </w:rPr>
                      </w:pPr>
                      <w:r w:rsidRPr="00B03428">
                        <w:rPr>
                          <w:b/>
                          <w:bCs/>
                          <w:lang w:val="en-GB"/>
                        </w:rPr>
                        <w:t>PLC &amp; AUTOMATION</w:t>
                      </w:r>
                    </w:p>
                    <w:p w14:paraId="33DAC261" w14:textId="171FE159" w:rsidR="007E3912" w:rsidRPr="007E3912" w:rsidRDefault="001E0549" w:rsidP="00F7011C">
                      <w:pPr>
                        <w:jc w:val="center"/>
                        <w:rPr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z w:val="20"/>
                          <w:szCs w:val="20"/>
                          <w:lang w:val="en-GB"/>
                        </w:rPr>
                        <w:t>p</w:t>
                      </w:r>
                      <w:r w:rsidR="007E3912">
                        <w:rPr>
                          <w:sz w:val="20"/>
                          <w:szCs w:val="20"/>
                          <w:lang w:val="en-GB"/>
                        </w:rPr>
                        <w:t>lc.html</w:t>
                      </w:r>
                    </w:p>
                    <w:p w14:paraId="0EF77715" w14:textId="77777777" w:rsidR="007E3912" w:rsidRPr="007E3912" w:rsidRDefault="007E3912" w:rsidP="00F7011C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</w:p>
                    <w:p w14:paraId="1F225CB5" w14:textId="36606497" w:rsidR="00F7011C" w:rsidRPr="00F7011C" w:rsidRDefault="00F7011C" w:rsidP="00F7011C">
                      <w:pPr>
                        <w:jc w:val="center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84575"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3C69EC22" wp14:editId="187234E8">
                <wp:simplePos x="0" y="0"/>
                <wp:positionH relativeFrom="column">
                  <wp:posOffset>-883920</wp:posOffset>
                </wp:positionH>
                <wp:positionV relativeFrom="paragraph">
                  <wp:posOffset>395605</wp:posOffset>
                </wp:positionV>
                <wp:extent cx="1600200" cy="811530"/>
                <wp:effectExtent l="0" t="0" r="19050" b="26670"/>
                <wp:wrapNone/>
                <wp:docPr id="2137159895" name="Rectangle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DE614A93-FE75-4288-8670-E692DDF8710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8115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F839CF" id="Rectangle 8" o:spid="_x0000_s1026" style="position:absolute;margin-left:-69.6pt;margin-top:31.15pt;width:126pt;height:63.9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" filled="f" strokecolor="#030e13 [484]" strokeweight="1pt"/>
            </w:pict>
          </mc:Fallback>
        </mc:AlternateContent>
      </w:r>
    </w:p>
    <w:p w14:paraId="20D77230" w14:textId="36BEEA87" w:rsidR="00231639" w:rsidRPr="00231639" w:rsidRDefault="002C26E5" w:rsidP="00F3191F">
      <w:pPr>
        <w:tabs>
          <w:tab w:val="left" w:pos="3612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3" behindDoc="0" locked="0" layoutInCell="1" allowOverlap="1" wp14:anchorId="42FB65DB" wp14:editId="5B164243">
                <wp:simplePos x="0" y="0"/>
                <wp:positionH relativeFrom="column">
                  <wp:posOffset>3230880</wp:posOffset>
                </wp:positionH>
                <wp:positionV relativeFrom="paragraph">
                  <wp:posOffset>86360</wp:posOffset>
                </wp:positionV>
                <wp:extent cx="1592580" cy="807720"/>
                <wp:effectExtent l="0" t="0" r="26670" b="11430"/>
                <wp:wrapSquare wrapText="bothSides"/>
                <wp:docPr id="7227720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2580" cy="807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83159C" w14:textId="18CE0C3E" w:rsidR="002C26E5" w:rsidRDefault="002C26E5" w:rsidP="002C26E5">
                            <w:pPr>
                              <w:jc w:val="center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2C26E5">
                              <w:rPr>
                                <w:b/>
                                <w:bCs/>
                                <w:lang w:val="en-GB"/>
                              </w:rPr>
                              <w:t>PROJECT SHOWCASE</w:t>
                            </w:r>
                          </w:p>
                          <w:p w14:paraId="4E966EFB" w14:textId="77777777" w:rsidR="00412D12" w:rsidRDefault="00556FFF" w:rsidP="002C26E5">
                            <w:pPr>
                              <w:jc w:val="center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project</w:t>
                            </w:r>
                            <w:r w:rsidR="005D27C6">
                              <w:rPr>
                                <w:sz w:val="20"/>
                                <w:szCs w:val="20"/>
                                <w:lang w:val="en-GB"/>
                              </w:rPr>
                              <w:t>s.html</w:t>
                            </w:r>
                          </w:p>
                          <w:p w14:paraId="51D5CCFB" w14:textId="3DD6E2E9" w:rsidR="001812B7" w:rsidRDefault="001812B7" w:rsidP="002C26E5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9E0E0E8" w14:textId="7C2C6C1F" w:rsidR="00556FFF" w:rsidRPr="00556FFF" w:rsidRDefault="00556FFF" w:rsidP="002C26E5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project</w:t>
                            </w:r>
                            <w:r w:rsidR="002C26E5" w:rsidRPr="002C26E5">
                              <w:rPr>
                                <w:b/>
                                <w:bCs/>
                                <w:lang w:val="en-GB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FB65DB" id="_x0000_s1029" type="#_x0000_t202" style="position:absolute;margin-left:254.4pt;margin-top:6.8pt;width:125.4pt;height:63.6pt;z-index:25165825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">
                <v:textbox>
                  <w:txbxContent>
                    <w:p w14:paraId="6283159C" w14:textId="18CE0C3E" w:rsidR="002C26E5" w:rsidRDefault="002C26E5" w:rsidP="002C26E5">
                      <w:pPr>
                        <w:jc w:val="center"/>
                        <w:rPr>
                          <w:b/>
                          <w:bCs/>
                          <w:lang w:val="en-GB"/>
                        </w:rPr>
                      </w:pPr>
                      <w:r w:rsidRPr="002C26E5">
                        <w:rPr>
                          <w:b/>
                          <w:bCs/>
                          <w:lang w:val="en-GB"/>
                        </w:rPr>
                        <w:t>PROJECT SHOWCASE</w:t>
                      </w:r>
                    </w:p>
                    <w:p w14:paraId="4E966EFB" w14:textId="77777777" w:rsidR="00412D12" w:rsidRDefault="00556FFF" w:rsidP="002C26E5">
                      <w:pPr>
                        <w:jc w:val="center"/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sz w:val="20"/>
                          <w:szCs w:val="20"/>
                          <w:lang w:val="en-GB"/>
                        </w:rPr>
                        <w:t>project</w:t>
                      </w:r>
                      <w:r w:rsidR="005D27C6">
                        <w:rPr>
                          <w:sz w:val="20"/>
                          <w:szCs w:val="20"/>
                          <w:lang w:val="en-GB"/>
                        </w:rPr>
                        <w:t>s.html</w:t>
                      </w:r>
                    </w:p>
                    <w:p w14:paraId="51D5CCFB" w14:textId="3DD6E2E9" w:rsidR="001812B7" w:rsidRDefault="001812B7" w:rsidP="002C26E5">
                      <w:pPr>
                        <w:jc w:val="center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59E0E0E8" w14:textId="7C2C6C1F" w:rsidR="00556FFF" w:rsidRPr="00556FFF" w:rsidRDefault="00556FFF" w:rsidP="002C26E5">
                      <w:pPr>
                        <w:jc w:val="center"/>
                        <w:rPr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z w:val="20"/>
                          <w:szCs w:val="20"/>
                          <w:lang w:val="en-GB"/>
                        </w:rPr>
                        <w:t>project</w:t>
                      </w:r>
                      <w:r w:rsidR="002C26E5" w:rsidRPr="002C26E5">
                        <w:rPr>
                          <w:b/>
                          <w:bCs/>
                          <w:lang w:val="en-GB"/>
                        </w:rPr>
                        <w:t>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03428">
        <w:rPr>
          <w:noProof/>
        </w:rPr>
        <mc:AlternateContent>
          <mc:Choice Requires="wps">
            <w:drawing>
              <wp:anchor distT="45720" distB="45720" distL="114300" distR="114300" simplePos="0" relativeHeight="251658252" behindDoc="0" locked="0" layoutInCell="1" allowOverlap="1" wp14:anchorId="6A69A61F" wp14:editId="75D99407">
                <wp:simplePos x="0" y="0"/>
                <wp:positionH relativeFrom="column">
                  <wp:posOffset>1089660</wp:posOffset>
                </wp:positionH>
                <wp:positionV relativeFrom="paragraph">
                  <wp:posOffset>86360</wp:posOffset>
                </wp:positionV>
                <wp:extent cx="1592580" cy="807720"/>
                <wp:effectExtent l="0" t="0" r="2667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2580" cy="807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6F9498" w14:textId="49011B7A" w:rsidR="00B03428" w:rsidRDefault="0069088E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69088E">
                              <w:rPr>
                                <w:b/>
                                <w:bCs/>
                                <w:lang w:val="en-GB"/>
                              </w:rPr>
                              <w:t>INSTRUMENTATION</w:t>
                            </w:r>
                          </w:p>
                          <w:p w14:paraId="2C7BCE97" w14:textId="68B75BEA" w:rsidR="007E3912" w:rsidRPr="007E3912" w:rsidRDefault="001E0549">
                            <w:pPr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i</w:t>
                            </w:r>
                            <w:r w:rsidR="000004C2">
                              <w:rPr>
                                <w:sz w:val="20"/>
                                <w:szCs w:val="20"/>
                                <w:lang w:val="en-GB"/>
                              </w:rPr>
                              <w:t>nstru</w:t>
                            </w:r>
                            <w:r w:rsidR="005B682B">
                              <w:rPr>
                                <w:sz w:val="20"/>
                                <w:szCs w:val="20"/>
                                <w:lang w:val="en-GB"/>
                              </w:rPr>
                              <w:t>mentation</w:t>
                            </w:r>
                            <w:r w:rsidR="00B10D28">
                              <w:rPr>
                                <w:sz w:val="20"/>
                                <w:szCs w:val="20"/>
                                <w:lang w:val="en-GB"/>
                              </w:rPr>
                              <w:t>.html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9A61F" id="_x0000_s1030" type="#_x0000_t202" style="position:absolute;margin-left:85.8pt;margin-top:6.8pt;width:125.4pt;height:63.6pt;z-index:2516582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">
                <v:textbox>
                  <w:txbxContent>
                    <w:p w14:paraId="126F9498" w14:textId="49011B7A" w:rsidR="00B03428" w:rsidRDefault="0069088E">
                      <w:pPr>
                        <w:rPr>
                          <w:b/>
                          <w:bCs/>
                          <w:lang w:val="en-GB"/>
                        </w:rPr>
                      </w:pPr>
                      <w:r w:rsidRPr="0069088E">
                        <w:rPr>
                          <w:b/>
                          <w:bCs/>
                          <w:lang w:val="en-GB"/>
                        </w:rPr>
                        <w:t>INSTRUMENTATION</w:t>
                      </w:r>
                    </w:p>
                    <w:p w14:paraId="2C7BCE97" w14:textId="68B75BEA" w:rsidR="007E3912" w:rsidRPr="007E3912" w:rsidRDefault="001E0549">
                      <w:pPr>
                        <w:rPr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z w:val="20"/>
                          <w:szCs w:val="20"/>
                          <w:lang w:val="en-GB"/>
                        </w:rPr>
                        <w:t>i</w:t>
                      </w:r>
                      <w:r w:rsidR="000004C2">
                        <w:rPr>
                          <w:sz w:val="20"/>
                          <w:szCs w:val="20"/>
                          <w:lang w:val="en-GB"/>
                        </w:rPr>
                        <w:t>nstru</w:t>
                      </w:r>
                      <w:r w:rsidR="005B682B">
                        <w:rPr>
                          <w:sz w:val="20"/>
                          <w:szCs w:val="20"/>
                          <w:lang w:val="en-GB"/>
                        </w:rPr>
                        <w:t>mentation</w:t>
                      </w:r>
                      <w:r w:rsidR="00B10D28">
                        <w:rPr>
                          <w:sz w:val="20"/>
                          <w:szCs w:val="20"/>
                          <w:lang w:val="en-GB"/>
                        </w:rPr>
                        <w:t>.html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A0235"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3431BC93" wp14:editId="7D327D47">
                <wp:simplePos x="0" y="0"/>
                <wp:positionH relativeFrom="column">
                  <wp:posOffset>5181600</wp:posOffset>
                </wp:positionH>
                <wp:positionV relativeFrom="paragraph">
                  <wp:posOffset>99060</wp:posOffset>
                </wp:positionV>
                <wp:extent cx="1600200" cy="811530"/>
                <wp:effectExtent l="0" t="0" r="19050" b="26670"/>
                <wp:wrapNone/>
                <wp:docPr id="723062734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F2A7B90-6324-4AAC-9799-88147190F6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8115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CF337C" id="Rectangle 12" o:spid="_x0000_s1026" style="position:absolute;margin-left:408pt;margin-top:7.8pt;width:126pt;height:63.9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" filled="f" strokecolor="#030e13 [484]" strokeweight="1pt"/>
            </w:pict>
          </mc:Fallback>
        </mc:AlternateContent>
      </w:r>
      <w:r w:rsidR="00020562"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5986BDC7" wp14:editId="16895FD0">
                <wp:simplePos x="0" y="0"/>
                <wp:positionH relativeFrom="column">
                  <wp:posOffset>3230880</wp:posOffset>
                </wp:positionH>
                <wp:positionV relativeFrom="paragraph">
                  <wp:posOffset>103505</wp:posOffset>
                </wp:positionV>
                <wp:extent cx="1600200" cy="811530"/>
                <wp:effectExtent l="0" t="0" r="19050" b="26670"/>
                <wp:wrapNone/>
                <wp:docPr id="305193757" name="Rectangle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3EA6ABC-3DC8-44FD-B8A7-67F75236964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8115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9EC359" id="Rectangle 11" o:spid="_x0000_s1026" style="position:absolute;margin-left:254.4pt;margin-top:8.15pt;width:126pt;height:63.9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" filled="f" strokecolor="#030e13 [484]" strokeweight="1pt"/>
            </w:pict>
          </mc:Fallback>
        </mc:AlternateContent>
      </w:r>
      <w:r w:rsidR="00856237"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60508ADB" wp14:editId="5D10C0AB">
                <wp:simplePos x="0" y="0"/>
                <wp:positionH relativeFrom="column">
                  <wp:posOffset>1104900</wp:posOffset>
                </wp:positionH>
                <wp:positionV relativeFrom="paragraph">
                  <wp:posOffset>83820</wp:posOffset>
                </wp:positionV>
                <wp:extent cx="1600200" cy="811530"/>
                <wp:effectExtent l="0" t="0" r="19050" b="26670"/>
                <wp:wrapNone/>
                <wp:docPr id="2117149337" name="Rectangle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71C8175D-BD15-412E-ABCE-BBD635331CB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8115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900196" id="Rectangle 10" o:spid="_x0000_s1026" style="position:absolute;margin-left:87pt;margin-top:6.6pt;width:126pt;height:63.9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" filled="f" strokecolor="#030e13 [484]" strokeweight="1pt"/>
            </w:pict>
          </mc:Fallback>
        </mc:AlternateContent>
      </w:r>
      <w:r w:rsidR="00F3191F">
        <w:tab/>
      </w:r>
    </w:p>
    <w:p w14:paraId="4B6EDA5C" w14:textId="67F4604C" w:rsidR="00231639" w:rsidRPr="00231639" w:rsidRDefault="00536F60" w:rsidP="000B5F63">
      <w:pPr>
        <w:tabs>
          <w:tab w:val="left" w:pos="6408"/>
          <w:tab w:val="right" w:pos="9360"/>
        </w:tabs>
      </w:pPr>
      <w:r>
        <w:tab/>
      </w:r>
      <w:r w:rsidR="000B5F63">
        <w:tab/>
      </w:r>
    </w:p>
    <w:p w14:paraId="21376CA0" w14:textId="324563C2" w:rsidR="00231639" w:rsidRPr="00DA4D41" w:rsidRDefault="003415D2">
      <w:pPr>
        <w:rPr>
          <w:color w:val="000000" w:themeColor="text1"/>
        </w:rPr>
      </w:pPr>
      <w:r w:rsidRPr="00BF7AD6">
        <w:rPr>
          <w:rStyle w:val="Strong"/>
          <w:rFonts w:ascii="Arial" w:hAnsi="Arial" w:cs="Arial"/>
          <w:b w:val="0"/>
          <w:bCs w:val="0"/>
          <w:color w:val="000000" w:themeColor="text1"/>
        </w:rPr>
        <w:t>Global Navigation (Persistent Navbar)</w:t>
      </w:r>
      <w:r w:rsidRPr="00BF7AD6">
        <w:rPr>
          <w:rFonts w:ascii="Arial" w:hAnsi="Arial" w:cs="Arial"/>
          <w:color w:val="000000" w:themeColor="text1"/>
          <w:shd w:val="clear" w:color="auto" w:fill="F8F9FA"/>
        </w:rPr>
        <w:t> — all five pages are interlinked in both directions via a fixed top navigation bar. Any page is reachable from any other page in no more than 1 click (3-click rule satisfied). The same navigation is repeated in the footer for accessibility.</w:t>
      </w:r>
    </w:p>
    <w:p w14:paraId="01B42E06" w14:textId="6D3E92FB" w:rsidR="00231639" w:rsidRDefault="00231639" w:rsidP="00231639">
      <w:pPr>
        <w:pStyle w:val="Heading3"/>
      </w:pPr>
      <w:r>
        <w:t xml:space="preserve">Technical Brief </w:t>
      </w:r>
    </w:p>
    <w:p w14:paraId="785646D0" w14:textId="531418CD" w:rsidR="00231639" w:rsidRDefault="00231639" w:rsidP="00231639">
      <w:pPr>
        <w:pStyle w:val="NormalWeb"/>
      </w:pPr>
      <w:r>
        <w:rPr>
          <w:b/>
          <w:bCs/>
        </w:rPr>
        <w:t xml:space="preserve"> Development Stack</w:t>
      </w:r>
    </w:p>
    <w:p w14:paraId="20E780F8" w14:textId="77777777" w:rsidR="00231639" w:rsidRDefault="00231639" w:rsidP="00231639">
      <w:pPr>
        <w:pStyle w:val="NormalWeb"/>
      </w:pPr>
      <w:r>
        <w:rPr>
          <w:b/>
          <w:bCs/>
        </w:rPr>
        <w:t>Structural Layer:</w:t>
      </w:r>
      <w:r>
        <w:t xml:space="preserve"> HTML5 will be used to create the semantic structure of the five mandatory pages, ensuring accessibility and search engine optimization.</w:t>
      </w:r>
    </w:p>
    <w:p w14:paraId="6C4B67C2" w14:textId="77777777" w:rsidR="00231639" w:rsidRDefault="00231639" w:rsidP="00231639">
      <w:pPr>
        <w:pStyle w:val="NormalWeb"/>
      </w:pPr>
      <w:r>
        <w:rPr>
          <w:b/>
          <w:bCs/>
        </w:rPr>
        <w:t>Presentation Layer:</w:t>
      </w:r>
      <w:r>
        <w:t xml:space="preserve"> * </w:t>
      </w:r>
      <w:r>
        <w:rPr>
          <w:b/>
          <w:bCs/>
        </w:rPr>
        <w:t>CSS3:</w:t>
      </w:r>
      <w:r>
        <w:t xml:space="preserve"> Custom external stylesheets will be developed to handle unique branding and layout precision.</w:t>
      </w:r>
    </w:p>
    <w:p w14:paraId="23D86A20" w14:textId="77777777" w:rsidR="00231639" w:rsidRDefault="00231639" w:rsidP="00231639">
      <w:pPr>
        <w:pStyle w:val="NormalWeb"/>
      </w:pPr>
      <w:r>
        <w:rPr>
          <w:b/>
          <w:bCs/>
        </w:rPr>
        <w:t>Bootstrap 5:</w:t>
      </w:r>
      <w:r>
        <w:t xml:space="preserve"> This framework will be integrated to ensure the "AutomationHub" is fully responsive across mobile, tablet, and desktop devices.</w:t>
      </w:r>
    </w:p>
    <w:p w14:paraId="406C0FC9" w14:textId="77777777" w:rsidR="00231639" w:rsidRDefault="00231639" w:rsidP="00231639">
      <w:pPr>
        <w:pStyle w:val="NormalWeb"/>
      </w:pPr>
      <w:r>
        <w:rPr>
          <w:b/>
          <w:bCs/>
        </w:rPr>
        <w:t>Behavioral Layer:</w:t>
      </w:r>
      <w:r>
        <w:t xml:space="preserve"> JavaScript (ES6+) will be implemented for form validation on the Feedback page and to handle any interactive elements like data visualization or navigation toggles.</w:t>
      </w:r>
    </w:p>
    <w:p w14:paraId="0CA67AC6" w14:textId="45BB91A6" w:rsidR="00231639" w:rsidRDefault="00231639" w:rsidP="00231639">
      <w:pPr>
        <w:pStyle w:val="NormalWeb"/>
      </w:pPr>
      <w:r>
        <w:rPr>
          <w:b/>
          <w:bCs/>
        </w:rPr>
        <w:t xml:space="preserve"> Software &amp; Production Tools</w:t>
      </w:r>
    </w:p>
    <w:p w14:paraId="69C0AEDB" w14:textId="77777777" w:rsidR="00231639" w:rsidRDefault="00231639" w:rsidP="00231639">
      <w:pPr>
        <w:pStyle w:val="NormalWeb"/>
      </w:pPr>
      <w:r>
        <w:rPr>
          <w:b/>
          <w:bCs/>
        </w:rPr>
        <w:t>IDE:</w:t>
      </w:r>
      <w:r>
        <w:t xml:space="preserve"> Visual Studio Code (VS Code) for efficient coding and debugging.</w:t>
      </w:r>
    </w:p>
    <w:p w14:paraId="2000F8DA" w14:textId="77777777" w:rsidR="00231639" w:rsidRDefault="00231639" w:rsidP="00231639">
      <w:pPr>
        <w:pStyle w:val="NormalWeb"/>
      </w:pPr>
      <w:r>
        <w:rPr>
          <w:b/>
          <w:bCs/>
        </w:rPr>
        <w:t>Version Control:</w:t>
      </w:r>
      <w:r>
        <w:t xml:space="preserve"> GitHub Desktop and Git Bash will be used to manage the repository and track development milestones.</w:t>
      </w:r>
    </w:p>
    <w:p w14:paraId="60578F3F" w14:textId="77777777" w:rsidR="00231639" w:rsidRDefault="00231639" w:rsidP="00231639">
      <w:pPr>
        <w:pStyle w:val="NormalWeb"/>
      </w:pPr>
      <w:r>
        <w:rPr>
          <w:b/>
          <w:bCs/>
        </w:rPr>
        <w:t>Graphics &amp; Assets:</w:t>
      </w:r>
      <w:r>
        <w:t xml:space="preserve"> GIMP (GNU Image Manipulation Program) will be used to design the site logo, process custom PLC icons, and optimize industrial imagery for fast loading.</w:t>
      </w:r>
    </w:p>
    <w:p w14:paraId="1A1F4BBD" w14:textId="77777777" w:rsidR="00D8779D" w:rsidRDefault="00231639" w:rsidP="00231639">
      <w:pPr>
        <w:pStyle w:val="NormalWeb"/>
      </w:pPr>
      <w:r>
        <w:rPr>
          <w:b/>
          <w:bCs/>
        </w:rPr>
        <w:t>Hosting:</w:t>
      </w:r>
      <w:r>
        <w:t xml:space="preserve"> The project will be deployed and hosted live via </w:t>
      </w:r>
      <w:r>
        <w:rPr>
          <w:b/>
          <w:bCs/>
        </w:rPr>
        <w:t>GitHub Pages</w:t>
      </w:r>
      <w:r>
        <w:t>.</w:t>
      </w:r>
    </w:p>
    <w:p w14:paraId="6491FEDA" w14:textId="77777777" w:rsidR="00D8779D" w:rsidRDefault="00D8779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br w:type="page"/>
      </w:r>
    </w:p>
    <w:p w14:paraId="5DDEE3DB" w14:textId="2D3E5955" w:rsidR="00231639" w:rsidRDefault="00231639" w:rsidP="00231639">
      <w:pPr>
        <w:pStyle w:val="NormalWeb"/>
      </w:pPr>
    </w:p>
    <w:p w14:paraId="09ABC9F2" w14:textId="3E298941" w:rsidR="00231639" w:rsidRDefault="00E37477" w:rsidP="00E37477">
      <w:pPr>
        <w:pStyle w:val="Heading2"/>
        <w:ind w:firstLine="720"/>
      </w:pPr>
      <w:r>
        <w:t xml:space="preserve">Low Fidelity </w:t>
      </w:r>
      <w:r w:rsidR="001911E9">
        <w:t>Wireframes</w:t>
      </w:r>
      <w:r w:rsidR="00B60E7F">
        <w:t>: Home Page</w:t>
      </w:r>
    </w:p>
    <w:p w14:paraId="1990821C" w14:textId="363D8C5E" w:rsidR="00DB4507" w:rsidRPr="00F14098" w:rsidRDefault="00F86F3C" w:rsidP="00DB4507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35036BF1" wp14:editId="0D72F481">
                <wp:simplePos x="0" y="0"/>
                <wp:positionH relativeFrom="column">
                  <wp:posOffset>4721087</wp:posOffset>
                </wp:positionH>
                <wp:positionV relativeFrom="paragraph">
                  <wp:posOffset>2697949</wp:posOffset>
                </wp:positionV>
                <wp:extent cx="1630018" cy="506896"/>
                <wp:effectExtent l="0" t="0" r="8890" b="13970"/>
                <wp:wrapNone/>
                <wp:docPr id="391073118" name="Text Box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638A697F-75A7-4C96-9CC3-A6B08BF722D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018" cy="50689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82043EA" w14:textId="77777777" w:rsidR="00F86F3C" w:rsidRPr="00A9190A" w:rsidRDefault="00F86F3C" w:rsidP="00F86F3C">
                            <w:pPr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sz w:val="56"/>
                                <w:szCs w:val="56"/>
                              </w:rPr>
                              <w:t>TEXT</w:t>
                            </w:r>
                          </w:p>
                          <w:p w14:paraId="48DA42BF" w14:textId="77777777" w:rsidR="00F86F3C" w:rsidRDefault="00F86F3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36BF1" id="Text Box 22" o:spid="_x0000_s1031" type="#_x0000_t202" style="position:absolute;margin-left:371.75pt;margin-top:212.45pt;width:128.35pt;height:39.9pt;z-index:2516582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" filled="f" strokecolor="black [3213]" strokeweight=".5pt">
                <v:textbox>
                  <w:txbxContent>
                    <w:p w14:paraId="382043EA" w14:textId="77777777" w:rsidR="00F86F3C" w:rsidRPr="00A9190A" w:rsidRDefault="00F86F3C" w:rsidP="00F86F3C">
                      <w:pPr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sz w:val="56"/>
                          <w:szCs w:val="56"/>
                        </w:rPr>
                        <w:t>TEXT</w:t>
                      </w:r>
                    </w:p>
                    <w:p w14:paraId="48DA42BF" w14:textId="77777777" w:rsidR="00F86F3C" w:rsidRDefault="00F86F3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474E9FCA" wp14:editId="0E1AAE24">
                <wp:simplePos x="0" y="0"/>
                <wp:positionH relativeFrom="column">
                  <wp:posOffset>2524539</wp:posOffset>
                </wp:positionH>
                <wp:positionV relativeFrom="paragraph">
                  <wp:posOffset>2697949</wp:posOffset>
                </wp:positionV>
                <wp:extent cx="1630018" cy="506896"/>
                <wp:effectExtent l="0" t="0" r="8890" b="13970"/>
                <wp:wrapNone/>
                <wp:docPr id="203548676" name="Text Box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BC6A5B0-EEA1-42D9-B573-C794D7EFFE4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018" cy="50689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A24E0A1" w14:textId="77777777" w:rsidR="00F86F3C" w:rsidRPr="00A9190A" w:rsidRDefault="00F86F3C" w:rsidP="00F86F3C">
                            <w:pPr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sz w:val="56"/>
                                <w:szCs w:val="56"/>
                              </w:rPr>
                              <w:t>TEXT</w:t>
                            </w:r>
                          </w:p>
                          <w:p w14:paraId="03CA4A99" w14:textId="77777777" w:rsidR="00F86F3C" w:rsidRDefault="00F86F3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E9FCA" id="_x0000_s1032" type="#_x0000_t202" style="position:absolute;margin-left:198.8pt;margin-top:212.45pt;width:128.35pt;height:39.9pt;z-index:2516582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" filled="f" strokecolor="black [3213]" strokeweight=".5pt">
                <v:textbox>
                  <w:txbxContent>
                    <w:p w14:paraId="4A24E0A1" w14:textId="77777777" w:rsidR="00F86F3C" w:rsidRPr="00A9190A" w:rsidRDefault="00F86F3C" w:rsidP="00F86F3C">
                      <w:pPr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sz w:val="56"/>
                          <w:szCs w:val="56"/>
                        </w:rPr>
                        <w:t>TEXT</w:t>
                      </w:r>
                    </w:p>
                    <w:p w14:paraId="03CA4A99" w14:textId="77777777" w:rsidR="00F86F3C" w:rsidRDefault="00F86F3C"/>
                  </w:txbxContent>
                </v:textbox>
              </v:shape>
            </w:pict>
          </mc:Fallback>
        </mc:AlternateContent>
      </w:r>
      <w:r w:rsidR="00FA0F55">
        <w:rPr>
          <w:noProof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6C3BD9D8" wp14:editId="3097542D">
                <wp:simplePos x="0" y="0"/>
                <wp:positionH relativeFrom="column">
                  <wp:posOffset>327991</wp:posOffset>
                </wp:positionH>
                <wp:positionV relativeFrom="paragraph">
                  <wp:posOffset>2698363</wp:posOffset>
                </wp:positionV>
                <wp:extent cx="1630018" cy="506896"/>
                <wp:effectExtent l="0" t="0" r="8890" b="13970"/>
                <wp:wrapNone/>
                <wp:docPr id="1028540646" name="Text Box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0DEEEC2-6C1A-4653-9C3F-B5D33DB07B6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018" cy="50689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469C607" w14:textId="6B915AA4" w:rsidR="00FA0F55" w:rsidRPr="00A9190A" w:rsidRDefault="00A9190A" w:rsidP="00A9190A">
                            <w:pPr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sz w:val="56"/>
                                <w:szCs w:val="56"/>
                              </w:rPr>
                              <w:t>TEX</w:t>
                            </w:r>
                            <w:r w:rsidR="009B44BF">
                              <w:rPr>
                                <w:sz w:val="56"/>
                                <w:szCs w:val="56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BD9D8" id="_x0000_s1033" type="#_x0000_t202" style="position:absolute;margin-left:25.85pt;margin-top:212.45pt;width:128.35pt;height:39.9pt;z-index:2516582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" filled="f" strokecolor="black [3213]" strokeweight=".5pt">
                <v:textbox>
                  <w:txbxContent>
                    <w:p w14:paraId="4469C607" w14:textId="6B915AA4" w:rsidR="00FA0F55" w:rsidRPr="00A9190A" w:rsidRDefault="00A9190A" w:rsidP="00A9190A">
                      <w:pPr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sz w:val="56"/>
                          <w:szCs w:val="56"/>
                        </w:rPr>
                        <w:t>TEX</w:t>
                      </w:r>
                      <w:r w:rsidR="009B44BF">
                        <w:rPr>
                          <w:sz w:val="56"/>
                          <w:szCs w:val="56"/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="00F14098">
        <w:rPr>
          <w:noProof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023CC47D" wp14:editId="1ADBE2A6">
                <wp:simplePos x="0" y="0"/>
                <wp:positionH relativeFrom="column">
                  <wp:posOffset>79513</wp:posOffset>
                </wp:positionH>
                <wp:positionV relativeFrom="paragraph">
                  <wp:posOffset>1127981</wp:posOffset>
                </wp:positionV>
                <wp:extent cx="6544172" cy="556591"/>
                <wp:effectExtent l="0" t="0" r="9525" b="15240"/>
                <wp:wrapNone/>
                <wp:docPr id="1571717996" name="Text Box 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7D9AABB2-BDAF-44E4-8E57-42A332D653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4172" cy="55659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C8B16CA" w14:textId="731CC3AB" w:rsidR="00F14098" w:rsidRPr="00FA0F55" w:rsidRDefault="00F14098" w:rsidP="00F14098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alpha w14:val="6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FA0F55">
                              <w:rPr>
                                <w:color w:val="000000" w:themeColor="text1"/>
                                <w:sz w:val="72"/>
                                <w:szCs w:val="72"/>
                                <w14:textFill>
                                  <w14:solidFill>
                                    <w14:schemeClr w14:val="tx1">
                                      <w14:alpha w14:val="6000"/>
                                    </w14:schemeClr>
                                  </w14:solidFill>
                                </w14:textFill>
                              </w:rPr>
                              <w:t>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3CC47D" id="Text Box 20" o:spid="_x0000_s1034" type="#_x0000_t202" style="position:absolute;margin-left:6.25pt;margin-top:88.8pt;width:515.3pt;height:43.85pt;z-index:25165825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" filled="f" strokecolor="white [3212]" strokeweight=".5pt">
                <v:textbox>
                  <w:txbxContent>
                    <w:p w14:paraId="7C8B16CA" w14:textId="731CC3AB" w:rsidR="00F14098" w:rsidRPr="00FA0F55" w:rsidRDefault="00F14098" w:rsidP="00F14098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alpha w14:val="6000"/>
                              </w14:schemeClr>
                            </w14:solidFill>
                          </w14:textFill>
                        </w:rPr>
                      </w:pPr>
                      <w:r w:rsidRPr="00FA0F55">
                        <w:rPr>
                          <w:color w:val="000000" w:themeColor="text1"/>
                          <w:sz w:val="72"/>
                          <w:szCs w:val="72"/>
                          <w14:textFill>
                            <w14:solidFill>
                              <w14:schemeClr w14:val="tx1">
                                <w14:alpha w14:val="6000"/>
                              </w14:schemeClr>
                            </w14:solidFill>
                          </w14:textFill>
                        </w:rPr>
                        <w:t>TEXT</w:t>
                      </w:r>
                    </w:p>
                  </w:txbxContent>
                </v:textbox>
              </v:shape>
            </w:pict>
          </mc:Fallback>
        </mc:AlternateContent>
      </w:r>
      <w:r w:rsidR="00E37477">
        <w:rPr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6B0755A6" wp14:editId="1451C167">
                <wp:simplePos x="0" y="0"/>
                <wp:positionH relativeFrom="column">
                  <wp:posOffset>4721087</wp:posOffset>
                </wp:positionH>
                <wp:positionV relativeFrom="paragraph">
                  <wp:posOffset>2141358</wp:posOffset>
                </wp:positionV>
                <wp:extent cx="1550504" cy="506896"/>
                <wp:effectExtent l="0" t="0" r="12065" b="13970"/>
                <wp:wrapNone/>
                <wp:docPr id="229739408" name="Text Box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C994ED05-20AF-4F4E-A3F8-68574AC3485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0504" cy="5068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F6BB95" w14:textId="77777777" w:rsidR="00E37477" w:rsidRPr="00E37477" w:rsidRDefault="00E37477" w:rsidP="00E3747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E37477">
                              <w:rPr>
                                <w:sz w:val="32"/>
                                <w:szCs w:val="32"/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0755A6" id="Text Box 17" o:spid="_x0000_s1035" type="#_x0000_t202" style="position:absolute;margin-left:371.75pt;margin-top:168.6pt;width:122.1pt;height:39.9pt;z-index:2516582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" fillcolor="white [3201]" strokeweight=".5pt">
                <v:textbox>
                  <w:txbxContent>
                    <w:p w14:paraId="47F6BB95" w14:textId="77777777" w:rsidR="00E37477" w:rsidRPr="00E37477" w:rsidRDefault="00E37477" w:rsidP="00E3747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E37477">
                        <w:rPr>
                          <w:sz w:val="32"/>
                          <w:szCs w:val="32"/>
                        </w:rPr>
                        <w:t>IMAGE</w:t>
                      </w:r>
                    </w:p>
                  </w:txbxContent>
                </v:textbox>
              </v:shape>
            </w:pict>
          </mc:Fallback>
        </mc:AlternateContent>
      </w:r>
      <w:r w:rsidR="00E37477"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4025FF7E" wp14:editId="41B9244C">
                <wp:simplePos x="0" y="0"/>
                <wp:positionH relativeFrom="column">
                  <wp:posOffset>327909</wp:posOffset>
                </wp:positionH>
                <wp:positionV relativeFrom="paragraph">
                  <wp:posOffset>2141220</wp:posOffset>
                </wp:positionV>
                <wp:extent cx="1550504" cy="506896"/>
                <wp:effectExtent l="0" t="0" r="12065" b="13970"/>
                <wp:wrapNone/>
                <wp:docPr id="129551898" name="Text Box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6D4D8849-E8CA-4EFA-814F-6E14E6A46FF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0504" cy="5068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2B42AE" w14:textId="2FD65A13" w:rsidR="00E37477" w:rsidRPr="00E37477" w:rsidRDefault="00E37477" w:rsidP="00E3747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5FF7E" id="_x0000_s1036" type="#_x0000_t202" style="position:absolute;margin-left:25.8pt;margin-top:168.6pt;width:122.1pt;height:39.9pt;z-index:25165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" fillcolor="white [3201]" strokeweight=".5pt">
                <v:textbox>
                  <w:txbxContent>
                    <w:p w14:paraId="5B2B42AE" w14:textId="2FD65A13" w:rsidR="00E37477" w:rsidRPr="00E37477" w:rsidRDefault="00E37477" w:rsidP="00E3747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IMAGE</w:t>
                      </w:r>
                    </w:p>
                  </w:txbxContent>
                </v:textbox>
              </v:shape>
            </w:pict>
          </mc:Fallback>
        </mc:AlternateContent>
      </w:r>
      <w:r w:rsidR="00E37477"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192085D0" wp14:editId="4458E7F5">
                <wp:simplePos x="0" y="0"/>
                <wp:positionH relativeFrom="column">
                  <wp:posOffset>2524539</wp:posOffset>
                </wp:positionH>
                <wp:positionV relativeFrom="paragraph">
                  <wp:posOffset>2141358</wp:posOffset>
                </wp:positionV>
                <wp:extent cx="1550504" cy="506896"/>
                <wp:effectExtent l="0" t="0" r="12065" b="13970"/>
                <wp:wrapNone/>
                <wp:docPr id="1913747850" name="Text Box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68AF20BD-C691-4E05-AC53-82E326B5B46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0504" cy="5068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83AE12" w14:textId="77777777" w:rsidR="00E37477" w:rsidRPr="00E37477" w:rsidRDefault="00E37477" w:rsidP="00E3747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E37477">
                              <w:rPr>
                                <w:sz w:val="32"/>
                                <w:szCs w:val="32"/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085D0" id="_x0000_s1037" type="#_x0000_t202" style="position:absolute;margin-left:198.8pt;margin-top:168.6pt;width:122.1pt;height:39.9pt;z-index:2516582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" fillcolor="white [3201]" strokeweight=".5pt">
                <v:textbox>
                  <w:txbxContent>
                    <w:p w14:paraId="5783AE12" w14:textId="77777777" w:rsidR="00E37477" w:rsidRPr="00E37477" w:rsidRDefault="00E37477" w:rsidP="00E3747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E37477">
                        <w:rPr>
                          <w:sz w:val="32"/>
                          <w:szCs w:val="32"/>
                        </w:rPr>
                        <w:t>IMAGE</w:t>
                      </w:r>
                    </w:p>
                  </w:txbxContent>
                </v:textbox>
              </v:shape>
            </w:pict>
          </mc:Fallback>
        </mc:AlternateContent>
      </w:r>
      <w:r w:rsidR="00DB4507">
        <w:rPr>
          <w:noProof/>
        </w:rPr>
        <w:drawing>
          <wp:inline distT="0" distB="0" distL="0" distR="0" wp14:anchorId="723ED5E0" wp14:editId="0518C2C9">
            <wp:extent cx="6623685" cy="4035182"/>
            <wp:effectExtent l="0" t="0" r="0" b="3810"/>
            <wp:docPr id="120063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357" name="Picture 120063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3496" cy="404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8468" w14:textId="44B09DA9" w:rsidR="0069597D" w:rsidRDefault="0069597D">
      <w:r>
        <w:br w:type="page"/>
      </w:r>
    </w:p>
    <w:p w14:paraId="469D2F0A" w14:textId="465F8BEE" w:rsidR="00231639" w:rsidRDefault="00372F4C" w:rsidP="001911E9">
      <w:del w:id="0" w:author="Microsoft Word" w:date="2026-04-24T11:37:00Z" w16du:dateUtc="2026-04-24T09:37:00Z"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65" behindDoc="0" locked="0" layoutInCell="1" allowOverlap="1" wp14:anchorId="10979288" wp14:editId="79965F75">
                  <wp:simplePos x="0" y="0"/>
                  <wp:positionH relativeFrom="column">
                    <wp:posOffset>89452</wp:posOffset>
                  </wp:positionH>
                  <wp:positionV relativeFrom="paragraph">
                    <wp:posOffset>2693504</wp:posOffset>
                  </wp:positionV>
                  <wp:extent cx="6013533" cy="556591"/>
                  <wp:effectExtent l="0" t="0" r="19050" b="15240"/>
                  <wp:wrapNone/>
                  <wp:docPr id="1779456273" name="Text Box 2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4EB94F5-DAD6-40B0-B863-2D4582B0DE2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6013533" cy="55659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65BF11EA" w14:textId="7EE904DF" w:rsidR="00372F4C" w:rsidRDefault="00372F4C">
                              <w:r w:rsidRPr="00FA0F55">
                                <w:rPr>
                                  <w:color w:val="000000" w:themeColor="text1"/>
                                  <w:sz w:val="72"/>
                                  <w:szCs w:val="72"/>
                                  <w14:textFill>
                                    <w14:solidFill>
                                      <w14:schemeClr w14:val="tx1">
                                        <w14:alpha w14:val="6000"/>
                                      </w14:schemeClr>
                                    </w14:solidFill>
                                  </w14:textFill>
                                </w:rPr>
                                <w:t>TEXT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shape w14:anchorId="10979288" id="_x0000_s1038" type="#_x0000_t202" style="position:absolute;margin-left:7.05pt;margin-top:212.1pt;width:473.5pt;height:43.85pt;z-index:25165826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" filled="f" strokecolor="white [3212]" strokeweight=".5pt">
                  <v:textbox>
                    <w:txbxContent>
                      <w:p w14:paraId="65BF11EA" w14:textId="7EE904DF" w:rsidR="00372F4C" w:rsidRDefault="00372F4C">
                        <w:r w:rsidRPr="00FA0F55">
                          <w:rPr>
                            <w:color w:val="000000" w:themeColor="text1"/>
                            <w:sz w:val="72"/>
                            <w:szCs w:val="72"/>
                            <w14:textFill>
                              <w14:solidFill>
                                <w14:schemeClr w14:val="tx1">
                                  <w14:alpha w14:val="6000"/>
                                </w14:schemeClr>
                              </w14:solidFill>
                            </w14:textFill>
                          </w:rPr>
                          <w:t>TEXT</w:t>
                        </w:r>
                      </w:p>
                    </w:txbxContent>
                  </v:textbox>
                </v:shape>
              </w:pict>
            </mc:Fallback>
          </mc:AlternateContent>
        </w:r>
      </w:del>
      <w:r w:rsidR="00D45C4D">
        <w:rPr>
          <w:noProof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014C0B9F" wp14:editId="5EC5AEC4">
                <wp:simplePos x="0" y="0"/>
                <wp:positionH relativeFrom="column">
                  <wp:posOffset>3190240</wp:posOffset>
                </wp:positionH>
                <wp:positionV relativeFrom="paragraph">
                  <wp:posOffset>1231900</wp:posOffset>
                </wp:positionV>
                <wp:extent cx="2633345" cy="1211580"/>
                <wp:effectExtent l="0" t="0" r="8255" b="7620"/>
                <wp:wrapNone/>
                <wp:docPr id="1812545602" name="Text Box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8989A909-D3AF-4929-8916-ADDA3BC243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3345" cy="1211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FD3C78" w14:textId="77777777" w:rsidR="00372F4C" w:rsidRDefault="00372F4C" w:rsidP="00372F4C">
                            <w:pPr>
                              <w:spacing w:line="240" w:lineRule="auto"/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</w:p>
                          <w:p w14:paraId="7F0595F7" w14:textId="77777777" w:rsidR="00372F4C" w:rsidRPr="001E3CB3" w:rsidRDefault="00372F4C" w:rsidP="00372F4C">
                            <w:pPr>
                              <w:spacing w:line="240" w:lineRule="auto"/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1E3CB3">
                              <w:rPr>
                                <w:sz w:val="72"/>
                                <w:szCs w:val="72"/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C0B9F" id="_x0000_s1039" type="#_x0000_t202" style="position:absolute;margin-left:251.2pt;margin-top:97pt;width:207.35pt;height:95.4pt;z-index:251658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" fillcolor="white [3201]" strokeweight=".5pt">
                <v:textbox>
                  <w:txbxContent>
                    <w:p w14:paraId="25FD3C78" w14:textId="77777777" w:rsidR="00372F4C" w:rsidRDefault="00372F4C" w:rsidP="00372F4C">
                      <w:pPr>
                        <w:spacing w:line="240" w:lineRule="auto"/>
                        <w:jc w:val="center"/>
                        <w:rPr>
                          <w:sz w:val="52"/>
                          <w:szCs w:val="52"/>
                        </w:rPr>
                      </w:pPr>
                    </w:p>
                    <w:p w14:paraId="7F0595F7" w14:textId="77777777" w:rsidR="00372F4C" w:rsidRPr="001E3CB3" w:rsidRDefault="00372F4C" w:rsidP="00372F4C">
                      <w:pPr>
                        <w:spacing w:line="240" w:lineRule="auto"/>
                        <w:jc w:val="center"/>
                        <w:rPr>
                          <w:sz w:val="72"/>
                          <w:szCs w:val="72"/>
                        </w:rPr>
                      </w:pPr>
                      <w:r w:rsidRPr="001E3CB3">
                        <w:rPr>
                          <w:sz w:val="72"/>
                          <w:szCs w:val="72"/>
                        </w:rPr>
                        <w:t>IMAGE</w:t>
                      </w:r>
                    </w:p>
                  </w:txbxContent>
                </v:textbox>
              </v:shape>
            </w:pict>
          </mc:Fallback>
        </mc:AlternateContent>
      </w:r>
      <w:r w:rsidR="00D45C4D">
        <w:rPr>
          <w:noProof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5BF19C23" wp14:editId="463F17D5">
                <wp:simplePos x="0" y="0"/>
                <wp:positionH relativeFrom="column">
                  <wp:posOffset>357505</wp:posOffset>
                </wp:positionH>
                <wp:positionV relativeFrom="paragraph">
                  <wp:posOffset>1231955</wp:posOffset>
                </wp:positionV>
                <wp:extent cx="2633428" cy="1212160"/>
                <wp:effectExtent l="0" t="0" r="8255" b="7620"/>
                <wp:wrapNone/>
                <wp:docPr id="2081992028" name="Text Box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13A76DBB-83D3-47E1-A9A8-59557BF4BA1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3428" cy="1212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5B5EE8" w14:textId="77777777" w:rsidR="001E3CB3" w:rsidRDefault="001E3CB3" w:rsidP="001E3CB3">
                            <w:pPr>
                              <w:spacing w:line="240" w:lineRule="auto"/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</w:p>
                          <w:p w14:paraId="4227EFD4" w14:textId="2F6A12EB" w:rsidR="00915CFD" w:rsidRPr="001E3CB3" w:rsidRDefault="001E3CB3" w:rsidP="001E3CB3">
                            <w:pPr>
                              <w:spacing w:line="240" w:lineRule="auto"/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1E3CB3">
                              <w:rPr>
                                <w:sz w:val="72"/>
                                <w:szCs w:val="72"/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F19C23" id="_x0000_s1040" type="#_x0000_t202" style="position:absolute;margin-left:28.15pt;margin-top:97pt;width:207.35pt;height:95.45pt;z-index:251658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" fillcolor="white [3201]" strokeweight=".5pt">
                <v:textbox>
                  <w:txbxContent>
                    <w:p w14:paraId="3F5B5EE8" w14:textId="77777777" w:rsidR="001E3CB3" w:rsidRDefault="001E3CB3" w:rsidP="001E3CB3">
                      <w:pPr>
                        <w:spacing w:line="240" w:lineRule="auto"/>
                        <w:jc w:val="center"/>
                        <w:rPr>
                          <w:sz w:val="52"/>
                          <w:szCs w:val="52"/>
                        </w:rPr>
                      </w:pPr>
                    </w:p>
                    <w:p w14:paraId="4227EFD4" w14:textId="2F6A12EB" w:rsidR="00915CFD" w:rsidRPr="001E3CB3" w:rsidRDefault="001E3CB3" w:rsidP="001E3CB3">
                      <w:pPr>
                        <w:spacing w:line="240" w:lineRule="auto"/>
                        <w:jc w:val="center"/>
                        <w:rPr>
                          <w:sz w:val="72"/>
                          <w:szCs w:val="72"/>
                        </w:rPr>
                      </w:pPr>
                      <w:r w:rsidRPr="001E3CB3">
                        <w:rPr>
                          <w:sz w:val="72"/>
                          <w:szCs w:val="72"/>
                        </w:rPr>
                        <w:t>IMAGE</w:t>
                      </w:r>
                    </w:p>
                  </w:txbxContent>
                </v:textbox>
              </v:shape>
            </w:pict>
          </mc:Fallback>
        </mc:AlternateContent>
      </w:r>
      <w:r w:rsidR="00D45C4D">
        <w:rPr>
          <w:noProof/>
        </w:rPr>
        <mc:AlternateContent>
          <mc:Choice Requires="wps">
            <w:drawing>
              <wp:anchor distT="0" distB="0" distL="114300" distR="114300" simplePos="0" relativeHeight="251658280" behindDoc="0" locked="0" layoutInCell="1" allowOverlap="1" wp14:anchorId="26FEB998" wp14:editId="435FCB32">
                <wp:simplePos x="0" y="0"/>
                <wp:positionH relativeFrom="column">
                  <wp:posOffset>89452</wp:posOffset>
                </wp:positionH>
                <wp:positionV relativeFrom="paragraph">
                  <wp:posOffset>-606287</wp:posOffset>
                </wp:positionV>
                <wp:extent cx="2136913" cy="516835"/>
                <wp:effectExtent l="0" t="0" r="0" b="0"/>
                <wp:wrapNone/>
                <wp:docPr id="1204951821" name="Text Box 23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3F5C5F-8224-43FB-B5E5-735D7E3C2B4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6913" cy="516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24778C" w14:textId="050FBD26" w:rsidR="00D45C4D" w:rsidRDefault="00D45C4D" w:rsidP="00D45C4D">
                            <w:pPr>
                              <w:pStyle w:val="Heading2"/>
                              <w:rPr>
                                <w:rFonts w:hint="eastAsia"/>
                              </w:rPr>
                            </w:pPr>
                            <w:r>
                              <w:t>PLC &amp; Automation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EB998" id="Text Box 23" o:spid="_x0000_s1041" type="#_x0000_t202" style="position:absolute;margin-left:7.05pt;margin-top:-47.75pt;width:168.25pt;height:40.7pt;z-index:251658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" filled="f" stroked="f" strokeweight=".5pt">
                <v:textbox>
                  <w:txbxContent>
                    <w:p w14:paraId="1D24778C" w14:textId="050FBD26" w:rsidR="00D45C4D" w:rsidRDefault="00D45C4D" w:rsidP="00D45C4D">
                      <w:pPr>
                        <w:pStyle w:val="Heading2"/>
                        <w:rPr>
                          <w:rFonts w:hint="eastAsia"/>
                        </w:rPr>
                      </w:pPr>
                      <w:r>
                        <w:t>PLC &amp; Automation Page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10979288" wp14:editId="52FADA01">
                <wp:simplePos x="0" y="0"/>
                <wp:positionH relativeFrom="column">
                  <wp:posOffset>89452</wp:posOffset>
                </wp:positionH>
                <wp:positionV relativeFrom="paragraph">
                  <wp:posOffset>2693504</wp:posOffset>
                </wp:positionV>
                <wp:extent cx="6013533" cy="556591"/>
                <wp:effectExtent l="0" t="0" r="19050" b="15240"/>
                <wp:wrapNone/>
                <wp:docPr id="1277390252" name="Text Box 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961355AB-F272-4D7F-9157-951DE7BD776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3533" cy="55659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1A8A2AA" w14:textId="77777777" w:rsidR="00372F4C" w:rsidRPr="00FA0F55" w:rsidRDefault="00372F4C" w:rsidP="00372F4C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alpha w14:val="6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FA0F55">
                              <w:rPr>
                                <w:color w:val="000000" w:themeColor="text1"/>
                                <w:sz w:val="72"/>
                                <w:szCs w:val="72"/>
                                <w14:textFill>
                                  <w14:solidFill>
                                    <w14:schemeClr w14:val="tx1">
                                      <w14:alpha w14:val="6000"/>
                                    </w14:schemeClr>
                                  </w14:solidFill>
                                </w14:textFill>
                              </w:rPr>
                              <w:t>TEXT</w:t>
                            </w:r>
                          </w:p>
                          <w:p w14:paraId="7755D00E" w14:textId="1B46B10B" w:rsidR="00372F4C" w:rsidRDefault="00372F4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979288" id="_x0000_s1042" type="#_x0000_t202" style="position:absolute;margin-left:7.05pt;margin-top:212.1pt;width:473.5pt;height:43.85pt;z-index:25165826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" filled="f" strokecolor="white [3212]" strokeweight=".5pt">
                <v:textbox>
                  <w:txbxContent>
                    <w:p w14:paraId="21A8A2AA" w14:textId="77777777" w:rsidR="00372F4C" w:rsidRPr="00FA0F55" w:rsidRDefault="00372F4C" w:rsidP="00372F4C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alpha w14:val="6000"/>
                              </w14:schemeClr>
                            </w14:solidFill>
                          </w14:textFill>
                        </w:rPr>
                      </w:pPr>
                      <w:r w:rsidRPr="00FA0F55">
                        <w:rPr>
                          <w:color w:val="000000" w:themeColor="text1"/>
                          <w:sz w:val="72"/>
                          <w:szCs w:val="72"/>
                          <w14:textFill>
                            <w14:solidFill>
                              <w14:schemeClr w14:val="tx1">
                                <w14:alpha w14:val="6000"/>
                              </w14:schemeClr>
                            </w14:solidFill>
                          </w14:textFill>
                        </w:rPr>
                        <w:t>TEXT</w:t>
                      </w:r>
                    </w:p>
                    <w:p w14:paraId="7755D00E" w14:textId="1B46B10B" w:rsidR="00372F4C" w:rsidRDefault="00372F4C"/>
                  </w:txbxContent>
                </v:textbox>
              </v:shape>
            </w:pict>
          </mc:Fallback>
        </mc:AlternateContent>
      </w:r>
      <w:r w:rsidR="000766F6">
        <w:rPr>
          <w:noProof/>
        </w:rPr>
        <w:drawing>
          <wp:inline distT="0" distB="0" distL="0" distR="0" wp14:anchorId="5A990C1B" wp14:editId="2BEA4890">
            <wp:extent cx="6102985" cy="3689590"/>
            <wp:effectExtent l="0" t="0" r="5715" b="6350"/>
            <wp:docPr id="1105577228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A7A2997B-7840-4BA8-99D7-7F27DC45D5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77228" name="Picture 11055772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979" cy="370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9892E" w14:textId="77777777" w:rsidR="000766F6" w:rsidRDefault="000766F6" w:rsidP="000766F6">
      <w:pPr>
        <w:rPr>
          <w:noProof/>
        </w:rPr>
      </w:pPr>
    </w:p>
    <w:p w14:paraId="088B118C" w14:textId="1471F7CE" w:rsidR="000766F6" w:rsidRDefault="000766F6" w:rsidP="000766F6">
      <w:pPr>
        <w:tabs>
          <w:tab w:val="left" w:pos="2378"/>
        </w:tabs>
      </w:pPr>
      <w:r>
        <w:tab/>
      </w:r>
    </w:p>
    <w:p w14:paraId="733C6643" w14:textId="77777777" w:rsidR="000766F6" w:rsidRDefault="000766F6">
      <w:r>
        <w:br w:type="page"/>
      </w:r>
    </w:p>
    <w:p w14:paraId="4643070A" w14:textId="05890E5B" w:rsidR="000766F6" w:rsidRDefault="006004F9" w:rsidP="000766F6">
      <w:pPr>
        <w:tabs>
          <w:tab w:val="left" w:pos="2378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81" behindDoc="0" locked="0" layoutInCell="1" allowOverlap="1" wp14:anchorId="5C7C37B9" wp14:editId="5A31A659">
                <wp:simplePos x="0" y="0"/>
                <wp:positionH relativeFrom="column">
                  <wp:posOffset>59635</wp:posOffset>
                </wp:positionH>
                <wp:positionV relativeFrom="paragraph">
                  <wp:posOffset>-586409</wp:posOffset>
                </wp:positionV>
                <wp:extent cx="2276061" cy="516835"/>
                <wp:effectExtent l="0" t="0" r="0" b="0"/>
                <wp:wrapNone/>
                <wp:docPr id="1474981902" name="Text Box 24">
                  <a:extLst xmlns:a="http://schemas.openxmlformats.org/drawingml/2006/main">
                    <a:ext uri="{FF2B5EF4-FFF2-40B4-BE49-F238E27FC236}">
                      <a16:creationId xmlns:a16="http://schemas.microsoft.com/office/drawing/2014/main" id="{88538770-199B-41E2-932C-838495EBD4C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6061" cy="516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2F96A2" w14:textId="5FB986B1" w:rsidR="006004F9" w:rsidRPr="006004F9" w:rsidRDefault="006004F9" w:rsidP="006004F9">
                            <w:pPr>
                              <w:pStyle w:val="Heading2"/>
                              <w:rPr>
                                <w:rFonts w:hint="eastAsia"/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t>Instrumentation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7C37B9" id="Text Box 24" o:spid="_x0000_s1043" type="#_x0000_t202" style="position:absolute;margin-left:4.7pt;margin-top:-46.15pt;width:179.2pt;height:40.7pt;z-index:2516582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" filled="f" stroked="f" strokeweight=".5pt">
                <v:textbox>
                  <w:txbxContent>
                    <w:p w14:paraId="392F96A2" w14:textId="5FB986B1" w:rsidR="006004F9" w:rsidRPr="006004F9" w:rsidRDefault="006004F9" w:rsidP="006004F9">
                      <w:pPr>
                        <w:pStyle w:val="Heading2"/>
                        <w:rPr>
                          <w:rFonts w:hint="eastAsia"/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  <w:r>
                        <w:t>Instrumentation Page</w:t>
                      </w:r>
                    </w:p>
                  </w:txbxContent>
                </v:textbox>
              </v:shape>
            </w:pict>
          </mc:Fallback>
        </mc:AlternateContent>
      </w:r>
      <w:r w:rsidR="00FC4F53">
        <w:rPr>
          <w:noProof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600B41DA" wp14:editId="2186D5D8">
                <wp:simplePos x="0" y="0"/>
                <wp:positionH relativeFrom="column">
                  <wp:posOffset>2236304</wp:posOffset>
                </wp:positionH>
                <wp:positionV relativeFrom="paragraph">
                  <wp:posOffset>3279913</wp:posOffset>
                </wp:positionV>
                <wp:extent cx="3706965" cy="1410887"/>
                <wp:effectExtent l="0" t="0" r="14605" b="12065"/>
                <wp:wrapNone/>
                <wp:docPr id="1443203231" name="Text Box 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181C7203-4C59-47FE-82FA-57DE1CDC6CC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6965" cy="141088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D1D7A52" w14:textId="77777777" w:rsidR="00FC4F53" w:rsidRPr="00FA0F55" w:rsidRDefault="00FC4F53" w:rsidP="00FC4F53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alpha w14:val="6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FA0F55">
                              <w:rPr>
                                <w:color w:val="000000" w:themeColor="text1"/>
                                <w:sz w:val="72"/>
                                <w:szCs w:val="72"/>
                                <w14:textFill>
                                  <w14:solidFill>
                                    <w14:schemeClr w14:val="tx1">
                                      <w14:alpha w14:val="6000"/>
                                    </w14:schemeClr>
                                  </w14:solidFill>
                                </w14:textFill>
                              </w:rPr>
                              <w:t>TEXT</w:t>
                            </w:r>
                          </w:p>
                          <w:p w14:paraId="0EEA636D" w14:textId="77777777" w:rsidR="00FC4F53" w:rsidRDefault="00FC4F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B41DA" id="_x0000_s1044" type="#_x0000_t202" style="position:absolute;margin-left:176.1pt;margin-top:258.25pt;width:291.9pt;height:111.1pt;z-index:2516582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" filled="f" strokecolor="white [3212]" strokeweight=".5pt">
                <v:textbox>
                  <w:txbxContent>
                    <w:p w14:paraId="1D1D7A52" w14:textId="77777777" w:rsidR="00FC4F53" w:rsidRPr="00FA0F55" w:rsidRDefault="00FC4F53" w:rsidP="00FC4F53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alpha w14:val="6000"/>
                              </w14:schemeClr>
                            </w14:solidFill>
                          </w14:textFill>
                        </w:rPr>
                      </w:pPr>
                      <w:r w:rsidRPr="00FA0F55">
                        <w:rPr>
                          <w:color w:val="000000" w:themeColor="text1"/>
                          <w:sz w:val="72"/>
                          <w:szCs w:val="72"/>
                          <w14:textFill>
                            <w14:solidFill>
                              <w14:schemeClr w14:val="tx1">
                                <w14:alpha w14:val="6000"/>
                              </w14:schemeClr>
                            </w14:solidFill>
                          </w14:textFill>
                        </w:rPr>
                        <w:t>TEXT</w:t>
                      </w:r>
                    </w:p>
                    <w:p w14:paraId="0EEA636D" w14:textId="77777777" w:rsidR="00FC4F53" w:rsidRDefault="00FC4F53"/>
                  </w:txbxContent>
                </v:textbox>
              </v:shape>
            </w:pict>
          </mc:Fallback>
        </mc:AlternateContent>
      </w:r>
      <w:r w:rsidR="00FC4F53">
        <w:rPr>
          <w:noProof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22B0C16B" wp14:editId="653B223A">
                <wp:simplePos x="0" y="0"/>
                <wp:positionH relativeFrom="column">
                  <wp:posOffset>238539</wp:posOffset>
                </wp:positionH>
                <wp:positionV relativeFrom="paragraph">
                  <wp:posOffset>3279912</wp:posOffset>
                </wp:positionV>
                <wp:extent cx="1997765" cy="1411357"/>
                <wp:effectExtent l="0" t="0" r="8890" b="11430"/>
                <wp:wrapNone/>
                <wp:docPr id="987173832" name="Text Box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1D3108FB-281C-448C-8657-685E862573B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7765" cy="14113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39AA1F" w14:textId="77777777" w:rsidR="00FC4F53" w:rsidRPr="00E37477" w:rsidRDefault="00FC4F53" w:rsidP="00FC4F53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0C16B" id="_x0000_s1045" type="#_x0000_t202" style="position:absolute;margin-left:18.8pt;margin-top:258.25pt;width:157.3pt;height:111.15pt;z-index:2516582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" fillcolor="white [3201]" strokeweight=".5pt">
                <v:textbox>
                  <w:txbxContent>
                    <w:p w14:paraId="6A39AA1F" w14:textId="77777777" w:rsidR="00FC4F53" w:rsidRPr="00E37477" w:rsidRDefault="00FC4F53" w:rsidP="00FC4F53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IMAGE</w:t>
                      </w:r>
                    </w:p>
                  </w:txbxContent>
                </v:textbox>
              </v:shape>
            </w:pict>
          </mc:Fallback>
        </mc:AlternateContent>
      </w:r>
      <w:r w:rsidR="00FC4F53">
        <w:rPr>
          <w:noProof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42F41E65" wp14:editId="356ADE42">
                <wp:simplePos x="0" y="0"/>
                <wp:positionH relativeFrom="column">
                  <wp:posOffset>4164496</wp:posOffset>
                </wp:positionH>
                <wp:positionV relativeFrom="paragraph">
                  <wp:posOffset>1123121</wp:posOffset>
                </wp:positionV>
                <wp:extent cx="1550504" cy="874395"/>
                <wp:effectExtent l="0" t="0" r="12065" b="14605"/>
                <wp:wrapNone/>
                <wp:docPr id="1812204889" name="Text Box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8B4C7E47-9CF1-4374-9811-E7E4AA01795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0504" cy="8743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856A4F" w14:textId="77777777" w:rsidR="00FC4F53" w:rsidRPr="00E37477" w:rsidRDefault="00FC4F53" w:rsidP="00FC4F53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F41E65" id="_x0000_s1046" type="#_x0000_t202" style="position:absolute;margin-left:327.9pt;margin-top:88.45pt;width:122.1pt;height:68.85pt;z-index:25165826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" fillcolor="white [3201]" strokeweight=".5pt">
                <v:textbox>
                  <w:txbxContent>
                    <w:p w14:paraId="2E856A4F" w14:textId="77777777" w:rsidR="00FC4F53" w:rsidRPr="00E37477" w:rsidRDefault="00FC4F53" w:rsidP="00FC4F53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IMAGE</w:t>
                      </w:r>
                    </w:p>
                  </w:txbxContent>
                </v:textbox>
              </v:shape>
            </w:pict>
          </mc:Fallback>
        </mc:AlternateContent>
      </w:r>
      <w:r w:rsidR="00FC4F53">
        <w:rPr>
          <w:noProof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3461F250" wp14:editId="06DDE9D5">
                <wp:simplePos x="0" y="0"/>
                <wp:positionH relativeFrom="column">
                  <wp:posOffset>2236304</wp:posOffset>
                </wp:positionH>
                <wp:positionV relativeFrom="paragraph">
                  <wp:posOffset>1123121</wp:posOffset>
                </wp:positionV>
                <wp:extent cx="1550504" cy="874395"/>
                <wp:effectExtent l="0" t="0" r="12065" b="14605"/>
                <wp:wrapNone/>
                <wp:docPr id="228310384" name="Text Box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EC04650D-6853-4BEE-BC30-9CEE163547F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0504" cy="8743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C96BC0" w14:textId="77777777" w:rsidR="00FC4F53" w:rsidRPr="00E37477" w:rsidRDefault="00FC4F53" w:rsidP="00FC4F53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1F250" id="_x0000_s1047" type="#_x0000_t202" style="position:absolute;margin-left:176.1pt;margin-top:88.45pt;width:122.1pt;height:68.85pt;z-index:2516582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" fillcolor="white [3201]" strokeweight=".5pt">
                <v:textbox>
                  <w:txbxContent>
                    <w:p w14:paraId="37C96BC0" w14:textId="77777777" w:rsidR="00FC4F53" w:rsidRPr="00E37477" w:rsidRDefault="00FC4F53" w:rsidP="00FC4F53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IMAGE</w:t>
                      </w:r>
                    </w:p>
                  </w:txbxContent>
                </v:textbox>
              </v:shape>
            </w:pict>
          </mc:Fallback>
        </mc:AlternateContent>
      </w:r>
      <w:r w:rsidR="00FC4F53">
        <w:rPr>
          <w:noProof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58252449" wp14:editId="5DB79328">
                <wp:simplePos x="0" y="0"/>
                <wp:positionH relativeFrom="column">
                  <wp:posOffset>139148</wp:posOffset>
                </wp:positionH>
                <wp:positionV relativeFrom="paragraph">
                  <wp:posOffset>1123121</wp:posOffset>
                </wp:positionV>
                <wp:extent cx="1699591" cy="874643"/>
                <wp:effectExtent l="0" t="0" r="15240" b="14605"/>
                <wp:wrapNone/>
                <wp:docPr id="1721913824" name="Text Box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64F1A79A-12BA-4904-A4DF-2781FAF4B65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9591" cy="8746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780A2E" w14:textId="77777777" w:rsidR="00FC4F53" w:rsidRPr="00E37477" w:rsidRDefault="00FC4F53" w:rsidP="00FC4F53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52449" id="_x0000_s1048" type="#_x0000_t202" style="position:absolute;margin-left:10.95pt;margin-top:88.45pt;width:133.85pt;height:68.85pt;z-index:2516582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" fillcolor="white [3201]" strokeweight=".5pt">
                <v:textbox>
                  <w:txbxContent>
                    <w:p w14:paraId="3C780A2E" w14:textId="77777777" w:rsidR="00FC4F53" w:rsidRPr="00E37477" w:rsidRDefault="00FC4F53" w:rsidP="00FC4F53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IMAGE</w:t>
                      </w:r>
                    </w:p>
                  </w:txbxContent>
                </v:textbox>
              </v:shape>
            </w:pict>
          </mc:Fallback>
        </mc:AlternateContent>
      </w:r>
      <w:r w:rsidR="000766F6">
        <w:rPr>
          <w:noProof/>
        </w:rPr>
        <w:drawing>
          <wp:inline distT="0" distB="0" distL="0" distR="0" wp14:anchorId="75F871A0" wp14:editId="7A086FCD">
            <wp:extent cx="5943600" cy="5351780"/>
            <wp:effectExtent l="0" t="0" r="0" b="0"/>
            <wp:docPr id="21143382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38261" name="Picture 21143382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71F4" w14:textId="77777777" w:rsidR="000766F6" w:rsidRDefault="000766F6" w:rsidP="000766F6">
      <w:pPr>
        <w:rPr>
          <w:noProof/>
        </w:rPr>
      </w:pPr>
    </w:p>
    <w:p w14:paraId="558C3A1E" w14:textId="7093F0C6" w:rsidR="000766F6" w:rsidRDefault="000766F6" w:rsidP="000766F6">
      <w:pPr>
        <w:tabs>
          <w:tab w:val="left" w:pos="3098"/>
        </w:tabs>
      </w:pPr>
      <w:r>
        <w:tab/>
      </w:r>
    </w:p>
    <w:p w14:paraId="7688D4B6" w14:textId="77777777" w:rsidR="000766F6" w:rsidRDefault="000766F6">
      <w:r>
        <w:br w:type="page"/>
      </w:r>
    </w:p>
    <w:p w14:paraId="51A98D06" w14:textId="33F18A78" w:rsidR="000766F6" w:rsidRDefault="006004F9" w:rsidP="000766F6">
      <w:pPr>
        <w:tabs>
          <w:tab w:val="left" w:pos="3098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82" behindDoc="0" locked="0" layoutInCell="1" allowOverlap="1" wp14:anchorId="25903540" wp14:editId="442B0004">
                <wp:simplePos x="0" y="0"/>
                <wp:positionH relativeFrom="column">
                  <wp:posOffset>0</wp:posOffset>
                </wp:positionH>
                <wp:positionV relativeFrom="paragraph">
                  <wp:posOffset>-556591</wp:posOffset>
                </wp:positionV>
                <wp:extent cx="2435087" cy="556591"/>
                <wp:effectExtent l="0" t="0" r="0" b="0"/>
                <wp:wrapNone/>
                <wp:docPr id="1331339915" name="Text Box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89A72-D0A2-44F9-A641-618E45A423C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5087" cy="5565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49E5B2" w14:textId="06A45A18" w:rsidR="006004F9" w:rsidRPr="00D466D9" w:rsidRDefault="00D466D9" w:rsidP="00D466D9">
                            <w:pPr>
                              <w:pStyle w:val="Heading2"/>
                              <w:rPr>
                                <w:rStyle w:val="SubtleEmphasis"/>
                                <w:rFonts w:hint="eastAsia"/>
                                <w:i w:val="0"/>
                                <w:iCs w:val="0"/>
                                <w:color w:val="0F4761" w:themeColor="accent1" w:themeShade="BF"/>
                              </w:rPr>
                            </w:pPr>
                            <w:r>
                              <w:rPr>
                                <w:rStyle w:val="SubtleEmphasis"/>
                                <w:i w:val="0"/>
                                <w:iCs w:val="0"/>
                                <w:color w:val="0F4761" w:themeColor="accent1" w:themeShade="BF"/>
                              </w:rPr>
                              <w:t>Projects Showcase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03540" id="Text Box 25" o:spid="_x0000_s1049" type="#_x0000_t202" style="position:absolute;margin-left:0;margin-top:-43.85pt;width:191.75pt;height:43.85pt;z-index:2516582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" filled="f" stroked="f" strokeweight=".5pt">
                <v:textbox>
                  <w:txbxContent>
                    <w:p w14:paraId="4549E5B2" w14:textId="06A45A18" w:rsidR="006004F9" w:rsidRPr="00D466D9" w:rsidRDefault="00D466D9" w:rsidP="00D466D9">
                      <w:pPr>
                        <w:pStyle w:val="Heading2"/>
                        <w:rPr>
                          <w:rStyle w:val="SubtleEmphasis"/>
                          <w:rFonts w:hint="eastAsia"/>
                          <w:i w:val="0"/>
                          <w:iCs w:val="0"/>
                          <w:color w:val="0F4761" w:themeColor="accent1" w:themeShade="BF"/>
                        </w:rPr>
                      </w:pPr>
                      <w:r>
                        <w:rPr>
                          <w:rStyle w:val="SubtleEmphasis"/>
                          <w:i w:val="0"/>
                          <w:iCs w:val="0"/>
                          <w:color w:val="0F4761" w:themeColor="accent1" w:themeShade="BF"/>
                        </w:rPr>
                        <w:t>Projects Showcase Page</w:t>
                      </w:r>
                    </w:p>
                  </w:txbxContent>
                </v:textbox>
              </v:shape>
            </w:pict>
          </mc:Fallback>
        </mc:AlternateContent>
      </w:r>
      <w:r w:rsidR="00B6049F">
        <w:rPr>
          <w:noProof/>
        </w:rPr>
        <mc:AlternateContent>
          <mc:Choice Requires="wps">
            <w:drawing>
              <wp:anchor distT="0" distB="0" distL="114300" distR="114300" simplePos="0" relativeHeight="251658275" behindDoc="0" locked="0" layoutInCell="1" allowOverlap="1" wp14:anchorId="108BE543" wp14:editId="2C2FEA2D">
                <wp:simplePos x="0" y="0"/>
                <wp:positionH relativeFrom="column">
                  <wp:posOffset>3239135</wp:posOffset>
                </wp:positionH>
                <wp:positionV relativeFrom="paragraph">
                  <wp:posOffset>2932210</wp:posOffset>
                </wp:positionV>
                <wp:extent cx="2524540" cy="924339"/>
                <wp:effectExtent l="0" t="0" r="15875" b="15875"/>
                <wp:wrapNone/>
                <wp:docPr id="788357730" name="Text Box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09CA96A0-EC69-4AC0-9CC2-09FAA13F990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540" cy="9243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C05182" w14:textId="77777777" w:rsidR="006C53D1" w:rsidRPr="00E37477" w:rsidRDefault="006C53D1" w:rsidP="006C53D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BE543" id="_x0000_s1050" type="#_x0000_t202" style="position:absolute;margin-left:255.05pt;margin-top:230.9pt;width:198.8pt;height:72.8pt;z-index:2516582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" fillcolor="white [3201]" strokeweight=".5pt">
                <v:textbox>
                  <w:txbxContent>
                    <w:p w14:paraId="01C05182" w14:textId="77777777" w:rsidR="006C53D1" w:rsidRPr="00E37477" w:rsidRDefault="006C53D1" w:rsidP="006C53D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IMAGE</w:t>
                      </w:r>
                    </w:p>
                  </w:txbxContent>
                </v:textbox>
              </v:shape>
            </w:pict>
          </mc:Fallback>
        </mc:AlternateContent>
      </w:r>
      <w:r w:rsidR="00B6049F">
        <w:rPr>
          <w:noProof/>
        </w:rPr>
        <mc:AlternateContent>
          <mc:Choice Requires="wps">
            <w:drawing>
              <wp:anchor distT="0" distB="0" distL="114300" distR="114300" simplePos="0" relativeHeight="251658279" behindDoc="0" locked="0" layoutInCell="1" allowOverlap="1" wp14:anchorId="677D97D3" wp14:editId="7E26CBDA">
                <wp:simplePos x="0" y="0"/>
                <wp:positionH relativeFrom="column">
                  <wp:posOffset>3240792</wp:posOffset>
                </wp:positionH>
                <wp:positionV relativeFrom="paragraph">
                  <wp:posOffset>3855968</wp:posOffset>
                </wp:positionV>
                <wp:extent cx="2523601" cy="646043"/>
                <wp:effectExtent l="0" t="0" r="16510" b="14605"/>
                <wp:wrapNone/>
                <wp:docPr id="276682265" name="Text Box 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E0635F-122D-4824-AE18-C668F5EFC4E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3601" cy="64604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C0B0BF0" w14:textId="77777777" w:rsidR="00B6049F" w:rsidRPr="00FA0F55" w:rsidRDefault="00B6049F" w:rsidP="00B6049F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alpha w14:val="6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FA0F55">
                              <w:rPr>
                                <w:color w:val="000000" w:themeColor="text1"/>
                                <w:sz w:val="72"/>
                                <w:szCs w:val="72"/>
                                <w14:textFill>
                                  <w14:solidFill>
                                    <w14:schemeClr w14:val="tx1">
                                      <w14:alpha w14:val="6000"/>
                                    </w14:schemeClr>
                                  </w14:solidFill>
                                </w14:textFill>
                              </w:rPr>
                              <w:t>TEXT</w:t>
                            </w:r>
                          </w:p>
                          <w:p w14:paraId="0ED5D533" w14:textId="77777777" w:rsidR="00B6049F" w:rsidRDefault="00B604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D97D3" id="_x0000_s1051" type="#_x0000_t202" style="position:absolute;margin-left:255.2pt;margin-top:303.6pt;width:198.7pt;height:50.85pt;z-index:2516582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" filled="f" strokecolor="white [3212]" strokeweight=".5pt">
                <v:textbox>
                  <w:txbxContent>
                    <w:p w14:paraId="3C0B0BF0" w14:textId="77777777" w:rsidR="00B6049F" w:rsidRPr="00FA0F55" w:rsidRDefault="00B6049F" w:rsidP="00B6049F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alpha w14:val="6000"/>
                              </w14:schemeClr>
                            </w14:solidFill>
                          </w14:textFill>
                        </w:rPr>
                      </w:pPr>
                      <w:r w:rsidRPr="00FA0F55">
                        <w:rPr>
                          <w:color w:val="000000" w:themeColor="text1"/>
                          <w:sz w:val="72"/>
                          <w:szCs w:val="72"/>
                          <w14:textFill>
                            <w14:solidFill>
                              <w14:schemeClr w14:val="tx1">
                                <w14:alpha w14:val="6000"/>
                              </w14:schemeClr>
                            </w14:solidFill>
                          </w14:textFill>
                        </w:rPr>
                        <w:t>TEXT</w:t>
                      </w:r>
                    </w:p>
                    <w:p w14:paraId="0ED5D533" w14:textId="77777777" w:rsidR="00B6049F" w:rsidRDefault="00B6049F"/>
                  </w:txbxContent>
                </v:textbox>
              </v:shape>
            </w:pict>
          </mc:Fallback>
        </mc:AlternateContent>
      </w:r>
      <w:r w:rsidR="00B6049F">
        <w:rPr>
          <w:noProof/>
        </w:rPr>
        <mc:AlternateContent>
          <mc:Choice Requires="wps">
            <w:drawing>
              <wp:anchor distT="0" distB="0" distL="114300" distR="114300" simplePos="0" relativeHeight="251658278" behindDoc="0" locked="0" layoutInCell="1" allowOverlap="1" wp14:anchorId="0AC0F3DC" wp14:editId="65413D8C">
                <wp:simplePos x="0" y="0"/>
                <wp:positionH relativeFrom="column">
                  <wp:posOffset>189865</wp:posOffset>
                </wp:positionH>
                <wp:positionV relativeFrom="paragraph">
                  <wp:posOffset>3855913</wp:posOffset>
                </wp:positionV>
                <wp:extent cx="2523601" cy="646043"/>
                <wp:effectExtent l="0" t="0" r="16510" b="14605"/>
                <wp:wrapNone/>
                <wp:docPr id="727827761" name="Text Box 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3A4965F0-1500-443B-8C15-0AF4BA3BC4A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3601" cy="64604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01FEA59" w14:textId="77777777" w:rsidR="00B6049F" w:rsidRPr="00FA0F55" w:rsidRDefault="00B6049F" w:rsidP="00B6049F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alpha w14:val="6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FA0F55">
                              <w:rPr>
                                <w:color w:val="000000" w:themeColor="text1"/>
                                <w:sz w:val="72"/>
                                <w:szCs w:val="72"/>
                                <w14:textFill>
                                  <w14:solidFill>
                                    <w14:schemeClr w14:val="tx1">
                                      <w14:alpha w14:val="6000"/>
                                    </w14:schemeClr>
                                  </w14:solidFill>
                                </w14:textFill>
                              </w:rPr>
                              <w:t>TEXT</w:t>
                            </w:r>
                          </w:p>
                          <w:p w14:paraId="636DF733" w14:textId="77777777" w:rsidR="00B6049F" w:rsidRDefault="00B604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0F3DC" id="_x0000_s1052" type="#_x0000_t202" style="position:absolute;margin-left:14.95pt;margin-top:303.6pt;width:198.7pt;height:50.85pt;z-index:2516582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" filled="f" strokecolor="white [3212]" strokeweight=".5pt">
                <v:textbox>
                  <w:txbxContent>
                    <w:p w14:paraId="001FEA59" w14:textId="77777777" w:rsidR="00B6049F" w:rsidRPr="00FA0F55" w:rsidRDefault="00B6049F" w:rsidP="00B6049F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alpha w14:val="6000"/>
                              </w14:schemeClr>
                            </w14:solidFill>
                          </w14:textFill>
                        </w:rPr>
                      </w:pPr>
                      <w:r w:rsidRPr="00FA0F55">
                        <w:rPr>
                          <w:color w:val="000000" w:themeColor="text1"/>
                          <w:sz w:val="72"/>
                          <w:szCs w:val="72"/>
                          <w14:textFill>
                            <w14:solidFill>
                              <w14:schemeClr w14:val="tx1">
                                <w14:alpha w14:val="6000"/>
                              </w14:schemeClr>
                            </w14:solidFill>
                          </w14:textFill>
                        </w:rPr>
                        <w:t>TEXT</w:t>
                      </w:r>
                    </w:p>
                    <w:p w14:paraId="636DF733" w14:textId="77777777" w:rsidR="00B6049F" w:rsidRDefault="00B6049F"/>
                  </w:txbxContent>
                </v:textbox>
              </v:shape>
            </w:pict>
          </mc:Fallback>
        </mc:AlternateContent>
      </w:r>
      <w:r w:rsidR="00B6049F">
        <w:rPr>
          <w:noProof/>
        </w:rPr>
        <mc:AlternateContent>
          <mc:Choice Requires="wps">
            <w:drawing>
              <wp:anchor distT="0" distB="0" distL="114300" distR="114300" simplePos="0" relativeHeight="251658277" behindDoc="0" locked="0" layoutInCell="1" allowOverlap="1" wp14:anchorId="7B6E570D" wp14:editId="6526ED85">
                <wp:simplePos x="0" y="0"/>
                <wp:positionH relativeFrom="column">
                  <wp:posOffset>3171218</wp:posOffset>
                </wp:positionH>
                <wp:positionV relativeFrom="paragraph">
                  <wp:posOffset>2106682</wp:posOffset>
                </wp:positionV>
                <wp:extent cx="2523601" cy="646043"/>
                <wp:effectExtent l="0" t="0" r="16510" b="14605"/>
                <wp:wrapNone/>
                <wp:docPr id="761117502" name="Text Box 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DD8BC63D-D0AE-43D7-B737-A2288DB2D68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3601" cy="64604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1CD70B4" w14:textId="77777777" w:rsidR="004F4F9D" w:rsidRDefault="00B6049F" w:rsidP="00B6049F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alpha w14:val="6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FA0F55">
                              <w:rPr>
                                <w:color w:val="000000" w:themeColor="text1"/>
                                <w:sz w:val="72"/>
                                <w:szCs w:val="72"/>
                                <w14:textFill>
                                  <w14:solidFill>
                                    <w14:schemeClr w14:val="tx1">
                                      <w14:alpha w14:val="6000"/>
                                    </w14:schemeClr>
                                  </w14:solidFill>
                                </w14:textFill>
                              </w:rPr>
                              <w:t>TEXT</w:t>
                            </w:r>
                          </w:p>
                          <w:p w14:paraId="25467FE6" w14:textId="40CA2CD3" w:rsidR="00B6049F" w:rsidRPr="00675E24" w:rsidRDefault="00B6049F" w:rsidP="00B6049F">
                            <w:pPr>
                              <w:jc w:val="center"/>
                              <w:rPr>
                                <w:color w:val="00000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E570D" id="_x0000_s1053" type="#_x0000_t202" style="position:absolute;margin-left:249.7pt;margin-top:165.9pt;width:198.7pt;height:50.85pt;z-index:25165827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" filled="f" strokecolor="white [3212]" strokeweight=".5pt">
                <v:textbox>
                  <w:txbxContent>
                    <w:p w14:paraId="71CD70B4" w14:textId="77777777" w:rsidR="004F4F9D" w:rsidRDefault="00B6049F" w:rsidP="00B6049F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alpha w14:val="6000"/>
                              </w14:schemeClr>
                            </w14:solidFill>
                          </w14:textFill>
                        </w:rPr>
                      </w:pPr>
                      <w:r w:rsidRPr="00FA0F55">
                        <w:rPr>
                          <w:color w:val="000000" w:themeColor="text1"/>
                          <w:sz w:val="72"/>
                          <w:szCs w:val="72"/>
                          <w14:textFill>
                            <w14:solidFill>
                              <w14:schemeClr w14:val="tx1">
                                <w14:alpha w14:val="6000"/>
                              </w14:schemeClr>
                            </w14:solidFill>
                          </w14:textFill>
                        </w:rPr>
                        <w:t>TEXT</w:t>
                      </w:r>
                    </w:p>
                    <w:p w14:paraId="25467FE6" w14:textId="40CA2CD3" w:rsidR="00B6049F" w:rsidRPr="00675E24" w:rsidRDefault="00B6049F" w:rsidP="00B6049F">
                      <w:pPr>
                        <w:jc w:val="center"/>
                        <w:rPr>
                          <w:color w:val="000000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000000">
                                <w14:alpha w14:val="6000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6049F">
        <w:rPr>
          <w:noProof/>
        </w:rPr>
        <mc:AlternateContent>
          <mc:Choice Requires="wps">
            <w:drawing>
              <wp:anchor distT="0" distB="0" distL="114300" distR="114300" simplePos="0" relativeHeight="251658276" behindDoc="0" locked="0" layoutInCell="1" allowOverlap="1" wp14:anchorId="2DDB40B9" wp14:editId="7FB25424">
                <wp:simplePos x="0" y="0"/>
                <wp:positionH relativeFrom="column">
                  <wp:posOffset>188843</wp:posOffset>
                </wp:positionH>
                <wp:positionV relativeFrom="paragraph">
                  <wp:posOffset>2107096</wp:posOffset>
                </wp:positionV>
                <wp:extent cx="2523601" cy="646043"/>
                <wp:effectExtent l="0" t="0" r="16510" b="14605"/>
                <wp:wrapNone/>
                <wp:docPr id="749765537" name="Text Box 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450EC335-E8A3-4B7F-AD19-874351E624F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3601" cy="64604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5CB8DE5" w14:textId="77777777" w:rsidR="00B6049F" w:rsidRDefault="00B6049F" w:rsidP="00B6049F">
                            <w:pPr>
                              <w:jc w:val="center"/>
                            </w:pPr>
                            <w:r w:rsidRPr="00FA0F55">
                              <w:rPr>
                                <w:color w:val="000000" w:themeColor="text1"/>
                                <w:sz w:val="72"/>
                                <w:szCs w:val="72"/>
                                <w14:textFill>
                                  <w14:solidFill>
                                    <w14:schemeClr w14:val="tx1">
                                      <w14:alpha w14:val="6000"/>
                                    </w14:schemeClr>
                                  </w14:solidFill>
                                </w14:textFill>
                              </w:rPr>
                              <w:t>TEXT</w:t>
                            </w:r>
                          </w:p>
                          <w:p w14:paraId="1D0F7351" w14:textId="77777777" w:rsidR="00B6049F" w:rsidRDefault="00B604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B40B9" id="_x0000_s1054" type="#_x0000_t202" style="position:absolute;margin-left:14.85pt;margin-top:165.9pt;width:198.7pt;height:50.85pt;z-index:2516582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" filled="f" strokecolor="white [3212]" strokeweight=".5pt">
                <v:textbox>
                  <w:txbxContent>
                    <w:p w14:paraId="75CB8DE5" w14:textId="77777777" w:rsidR="00B6049F" w:rsidRDefault="00B6049F" w:rsidP="00B6049F">
                      <w:pPr>
                        <w:jc w:val="center"/>
                      </w:pPr>
                      <w:r w:rsidRPr="00FA0F55">
                        <w:rPr>
                          <w:color w:val="000000" w:themeColor="text1"/>
                          <w:sz w:val="72"/>
                          <w:szCs w:val="72"/>
                          <w14:textFill>
                            <w14:solidFill>
                              <w14:schemeClr w14:val="tx1">
                                <w14:alpha w14:val="6000"/>
                              </w14:schemeClr>
                            </w14:solidFill>
                          </w14:textFill>
                        </w:rPr>
                        <w:t>TEXT</w:t>
                      </w:r>
                    </w:p>
                    <w:p w14:paraId="1D0F7351" w14:textId="77777777" w:rsidR="00B6049F" w:rsidRDefault="00B6049F"/>
                  </w:txbxContent>
                </v:textbox>
              </v:shape>
            </w:pict>
          </mc:Fallback>
        </mc:AlternateContent>
      </w:r>
      <w:r w:rsidR="006C53D1">
        <w:rPr>
          <w:noProof/>
        </w:rPr>
        <mc:AlternateContent>
          <mc:Choice Requires="wps">
            <w:drawing>
              <wp:anchor distT="0" distB="0" distL="114300" distR="114300" simplePos="0" relativeHeight="251658274" behindDoc="0" locked="0" layoutInCell="1" allowOverlap="1" wp14:anchorId="5FCBB88D" wp14:editId="40D07867">
                <wp:simplePos x="0" y="0"/>
                <wp:positionH relativeFrom="column">
                  <wp:posOffset>188843</wp:posOffset>
                </wp:positionH>
                <wp:positionV relativeFrom="paragraph">
                  <wp:posOffset>2932043</wp:posOffset>
                </wp:positionV>
                <wp:extent cx="2524540" cy="924339"/>
                <wp:effectExtent l="0" t="0" r="15875" b="15875"/>
                <wp:wrapNone/>
                <wp:docPr id="2012021053" name="Text Box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CA62E0DA-74D6-4C1A-BC28-78636E2652A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540" cy="9243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4D22FD" w14:textId="77777777" w:rsidR="006C53D1" w:rsidRPr="00E37477" w:rsidRDefault="006C53D1" w:rsidP="006C53D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BB88D" id="_x0000_s1055" type="#_x0000_t202" style="position:absolute;margin-left:14.85pt;margin-top:230.85pt;width:198.8pt;height:72.8pt;z-index:2516582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" fillcolor="white [3201]" strokeweight=".5pt">
                <v:textbox>
                  <w:txbxContent>
                    <w:p w14:paraId="6D4D22FD" w14:textId="77777777" w:rsidR="006C53D1" w:rsidRPr="00E37477" w:rsidRDefault="006C53D1" w:rsidP="006C53D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IMAGE</w:t>
                      </w:r>
                    </w:p>
                  </w:txbxContent>
                </v:textbox>
              </v:shape>
            </w:pict>
          </mc:Fallback>
        </mc:AlternateContent>
      </w:r>
      <w:r w:rsidR="006C53D1">
        <w:rPr>
          <w:noProof/>
        </w:rPr>
        <mc:AlternateContent>
          <mc:Choice Requires="wps">
            <w:drawing>
              <wp:anchor distT="0" distB="0" distL="114300" distR="114300" simplePos="0" relativeHeight="251658273" behindDoc="0" locked="0" layoutInCell="1" allowOverlap="1" wp14:anchorId="1C932E28" wp14:editId="046B32B8">
                <wp:simplePos x="0" y="0"/>
                <wp:positionH relativeFrom="column">
                  <wp:posOffset>3170555</wp:posOffset>
                </wp:positionH>
                <wp:positionV relativeFrom="paragraph">
                  <wp:posOffset>1182232</wp:posOffset>
                </wp:positionV>
                <wp:extent cx="2524540" cy="924339"/>
                <wp:effectExtent l="0" t="0" r="15875" b="15875"/>
                <wp:wrapNone/>
                <wp:docPr id="1241654052" name="Text Box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211AE649-381D-47C3-9A0E-0AEDBFA9F15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540" cy="9243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B6925B" w14:textId="77777777" w:rsidR="006C53D1" w:rsidRPr="00E37477" w:rsidRDefault="006C53D1" w:rsidP="006C53D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32E28" id="_x0000_s1056" type="#_x0000_t202" style="position:absolute;margin-left:249.65pt;margin-top:93.1pt;width:198.8pt;height:72.8pt;z-index:2516582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" fillcolor="white [3201]" strokeweight=".5pt">
                <v:textbox>
                  <w:txbxContent>
                    <w:p w14:paraId="65B6925B" w14:textId="77777777" w:rsidR="006C53D1" w:rsidRPr="00E37477" w:rsidRDefault="006C53D1" w:rsidP="006C53D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IMAGE</w:t>
                      </w:r>
                    </w:p>
                  </w:txbxContent>
                </v:textbox>
              </v:shape>
            </w:pict>
          </mc:Fallback>
        </mc:AlternateContent>
      </w:r>
      <w:r w:rsidR="002B703A">
        <w:rPr>
          <w:noProof/>
        </w:rPr>
        <mc:AlternateContent>
          <mc:Choice Requires="wps">
            <w:drawing>
              <wp:anchor distT="0" distB="0" distL="114300" distR="114300" simplePos="0" relativeHeight="251658272" behindDoc="0" locked="0" layoutInCell="1" allowOverlap="1" wp14:anchorId="36B284EA" wp14:editId="2A89C955">
                <wp:simplePos x="0" y="0"/>
                <wp:positionH relativeFrom="column">
                  <wp:posOffset>188843</wp:posOffset>
                </wp:positionH>
                <wp:positionV relativeFrom="paragraph">
                  <wp:posOffset>1182757</wp:posOffset>
                </wp:positionV>
                <wp:extent cx="2524540" cy="924339"/>
                <wp:effectExtent l="0" t="0" r="15875" b="15875"/>
                <wp:wrapNone/>
                <wp:docPr id="1087351359" name="Text Box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01066A9B-718B-4A42-B009-1396F26B089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540" cy="9243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586818" w14:textId="77777777" w:rsidR="002B703A" w:rsidRPr="00E37477" w:rsidRDefault="002B703A" w:rsidP="002B703A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284EA" id="_x0000_s1057" type="#_x0000_t202" style="position:absolute;margin-left:14.85pt;margin-top:93.15pt;width:198.8pt;height:72.8pt;z-index:2516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" fillcolor="white [3201]" strokeweight=".5pt">
                <v:textbox>
                  <w:txbxContent>
                    <w:p w14:paraId="35586818" w14:textId="77777777" w:rsidR="002B703A" w:rsidRPr="00E37477" w:rsidRDefault="002B703A" w:rsidP="002B703A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IMAGE</w:t>
                      </w:r>
                    </w:p>
                  </w:txbxContent>
                </v:textbox>
              </v:shape>
            </w:pict>
          </mc:Fallback>
        </mc:AlternateContent>
      </w:r>
      <w:r w:rsidR="000766F6">
        <w:rPr>
          <w:noProof/>
        </w:rPr>
        <w:drawing>
          <wp:inline distT="0" distB="0" distL="0" distR="0" wp14:anchorId="5459F423" wp14:editId="589CFFD8">
            <wp:extent cx="5943600" cy="5234940"/>
            <wp:effectExtent l="0" t="0" r="0" b="0"/>
            <wp:docPr id="1047235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3551" name="Picture 10472355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A0AE1" w14:textId="77777777" w:rsidR="000766F6" w:rsidRDefault="000766F6" w:rsidP="000766F6">
      <w:pPr>
        <w:rPr>
          <w:noProof/>
        </w:rPr>
      </w:pPr>
    </w:p>
    <w:p w14:paraId="207B01F9" w14:textId="45AFEA53" w:rsidR="000766F6" w:rsidRDefault="000766F6" w:rsidP="000766F6">
      <w:pPr>
        <w:tabs>
          <w:tab w:val="left" w:pos="3734"/>
        </w:tabs>
      </w:pPr>
      <w:r>
        <w:tab/>
      </w:r>
      <w:r w:rsidR="001031D4">
        <w:t xml:space="preserve"> </w:t>
      </w:r>
    </w:p>
    <w:p w14:paraId="07C62636" w14:textId="77777777" w:rsidR="000766F6" w:rsidRDefault="000766F6">
      <w:r>
        <w:br w:type="page"/>
      </w:r>
    </w:p>
    <w:p w14:paraId="64C9284B" w14:textId="7C65644F" w:rsidR="000766F6" w:rsidRDefault="00D908B3" w:rsidP="000766F6">
      <w:pPr>
        <w:tabs>
          <w:tab w:val="left" w:pos="3734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83" behindDoc="0" locked="0" layoutInCell="1" allowOverlap="1" wp14:anchorId="4C0A2680" wp14:editId="242E8F4C">
                <wp:simplePos x="0" y="0"/>
                <wp:positionH relativeFrom="column">
                  <wp:posOffset>49696</wp:posOffset>
                </wp:positionH>
                <wp:positionV relativeFrom="paragraph">
                  <wp:posOffset>-516835</wp:posOffset>
                </wp:positionV>
                <wp:extent cx="2454965" cy="516835"/>
                <wp:effectExtent l="0" t="0" r="0" b="0"/>
                <wp:wrapNone/>
                <wp:docPr id="1399945411" name="Text Box 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691F62CE-11A8-4B05-B418-D19A76ABE0C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4965" cy="516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5981D1" w14:textId="790DDD21" w:rsidR="00D908B3" w:rsidRDefault="00D908B3" w:rsidP="00D908B3">
                            <w:pPr>
                              <w:pStyle w:val="Heading2"/>
                              <w:rPr>
                                <w:rFonts w:hint="eastAsia"/>
                              </w:rPr>
                            </w:pPr>
                            <w:r>
                              <w:t>Feedback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A2680" id="Text Box 26" o:spid="_x0000_s1058" type="#_x0000_t202" style="position:absolute;margin-left:3.9pt;margin-top:-40.7pt;width:193.3pt;height:40.7pt;z-index:2516582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" filled="f" stroked="f" strokeweight=".5pt">
                <v:textbox>
                  <w:txbxContent>
                    <w:p w14:paraId="715981D1" w14:textId="790DDD21" w:rsidR="00D908B3" w:rsidRDefault="00D908B3" w:rsidP="00D908B3">
                      <w:pPr>
                        <w:pStyle w:val="Heading2"/>
                        <w:rPr>
                          <w:rFonts w:hint="eastAsia"/>
                        </w:rPr>
                      </w:pPr>
                      <w:r>
                        <w:t>Feedback Page</w:t>
                      </w:r>
                    </w:p>
                  </w:txbxContent>
                </v:textbox>
              </v:shape>
            </w:pict>
          </mc:Fallback>
        </mc:AlternateContent>
      </w:r>
      <w:r w:rsidR="000766F6">
        <w:rPr>
          <w:noProof/>
        </w:rPr>
        <w:drawing>
          <wp:inline distT="0" distB="0" distL="0" distR="0" wp14:anchorId="58C621AF" wp14:editId="6E5F0482">
            <wp:extent cx="5943600" cy="4254500"/>
            <wp:effectExtent l="0" t="0" r="0" b="0"/>
            <wp:docPr id="14756083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08386" name="Picture 147560838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32B5F" w14:textId="77777777" w:rsidR="000766F6" w:rsidRDefault="000766F6" w:rsidP="000766F6">
      <w:pPr>
        <w:rPr>
          <w:noProof/>
        </w:rPr>
      </w:pPr>
    </w:p>
    <w:p w14:paraId="4FBD7329" w14:textId="02A81CCB" w:rsidR="000766F6" w:rsidRDefault="000766F6" w:rsidP="000766F6">
      <w:pPr>
        <w:tabs>
          <w:tab w:val="left" w:pos="3248"/>
        </w:tabs>
      </w:pPr>
      <w:r>
        <w:tab/>
      </w:r>
    </w:p>
    <w:p w14:paraId="066545C2" w14:textId="77777777" w:rsidR="000766F6" w:rsidRDefault="000766F6">
      <w:r>
        <w:br w:type="page"/>
      </w:r>
    </w:p>
    <w:p w14:paraId="42DBBB2A" w14:textId="3B7A02C8" w:rsidR="001911E9" w:rsidRDefault="00AD42B8" w:rsidP="00AD42B8">
      <w:pPr>
        <w:pStyle w:val="Heading2"/>
      </w:pPr>
      <w:r>
        <w:t>Higher Fidelity Wireframe</w:t>
      </w:r>
      <w:r w:rsidR="00C10BD7">
        <w:t>: Home</w:t>
      </w:r>
      <w:r w:rsidR="003706BF">
        <w:t xml:space="preserve"> Page</w:t>
      </w:r>
    </w:p>
    <w:p w14:paraId="775D444C" w14:textId="5FDAE74F" w:rsidR="009D5D8F" w:rsidRPr="009D5D8F" w:rsidRDefault="009D5D8F" w:rsidP="009D5D8F">
      <w:r>
        <w:rPr>
          <w:noProof/>
        </w:rPr>
        <w:drawing>
          <wp:inline distT="0" distB="0" distL="0" distR="0" wp14:anchorId="6BE8B3BD" wp14:editId="4F5C914D">
            <wp:extent cx="5943600" cy="4763770"/>
            <wp:effectExtent l="0" t="0" r="0" b="0"/>
            <wp:docPr id="3991071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07108" name="Picture 39910710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24E4" w14:textId="49CA2A96" w:rsidR="009D5D8F" w:rsidRDefault="009D5D8F">
      <w:r>
        <w:br w:type="page"/>
      </w:r>
    </w:p>
    <w:p w14:paraId="6BD0A949" w14:textId="4998FD06" w:rsidR="000766F6" w:rsidRDefault="003706BF" w:rsidP="00AD42B8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84" behindDoc="0" locked="0" layoutInCell="1" allowOverlap="1" wp14:anchorId="5C8107F0" wp14:editId="1DE3BDCC">
                <wp:simplePos x="0" y="0"/>
                <wp:positionH relativeFrom="column">
                  <wp:posOffset>0</wp:posOffset>
                </wp:positionH>
                <wp:positionV relativeFrom="paragraph">
                  <wp:posOffset>-586408</wp:posOffset>
                </wp:positionV>
                <wp:extent cx="2136913" cy="516835"/>
                <wp:effectExtent l="0" t="0" r="0" b="0"/>
                <wp:wrapNone/>
                <wp:docPr id="2137813998" name="Text Box 23">
                  <a:extLst xmlns:a="http://schemas.openxmlformats.org/drawingml/2006/main">
                    <a:ext uri="{FF2B5EF4-FFF2-40B4-BE49-F238E27FC236}">
                      <a16:creationId xmlns:a16="http://schemas.microsoft.com/office/drawing/2014/main" id="{241D3851-5D4F-4A0B-8987-C7E9D985371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6913" cy="516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B9EC8F" w14:textId="77777777" w:rsidR="003706BF" w:rsidRDefault="003706BF" w:rsidP="003706BF">
                            <w:pPr>
                              <w:pStyle w:val="Heading2"/>
                              <w:rPr>
                                <w:rFonts w:hint="eastAsia"/>
                              </w:rPr>
                            </w:pPr>
                            <w:r>
                              <w:t>PLC &amp; Automation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8107F0" id="_x0000_s1059" type="#_x0000_t202" style="position:absolute;margin-left:0;margin-top:-46.15pt;width:168.25pt;height:40.7pt;z-index:2516582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" filled="f" stroked="f" strokeweight=".5pt">
                <v:textbox>
                  <w:txbxContent>
                    <w:p w14:paraId="29B9EC8F" w14:textId="77777777" w:rsidR="003706BF" w:rsidRDefault="003706BF" w:rsidP="003706BF">
                      <w:pPr>
                        <w:pStyle w:val="Heading2"/>
                        <w:rPr>
                          <w:rFonts w:hint="eastAsia"/>
                        </w:rPr>
                      </w:pPr>
                      <w:r>
                        <w:t>PLC &amp; Automation Page</w:t>
                      </w:r>
                    </w:p>
                  </w:txbxContent>
                </v:textbox>
              </v:shape>
            </w:pict>
          </mc:Fallback>
        </mc:AlternateContent>
      </w:r>
      <w:r w:rsidR="009D5D8F">
        <w:rPr>
          <w:noProof/>
        </w:rPr>
        <w:drawing>
          <wp:inline distT="0" distB="0" distL="0" distR="0" wp14:anchorId="0D2FB66F" wp14:editId="74A3EA33">
            <wp:extent cx="5943600" cy="4834890"/>
            <wp:effectExtent l="0" t="0" r="0" b="3810"/>
            <wp:docPr id="3085732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73219" name="Picture 30857321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F563" w14:textId="77777777" w:rsidR="009D5D8F" w:rsidRDefault="009D5D8F" w:rsidP="009D5D8F">
      <w:pPr>
        <w:rPr>
          <w:noProof/>
        </w:rPr>
      </w:pPr>
    </w:p>
    <w:p w14:paraId="5651F661" w14:textId="6F827CB8" w:rsidR="009D5D8F" w:rsidRDefault="009D5D8F">
      <w:r>
        <w:br w:type="page"/>
      </w:r>
    </w:p>
    <w:p w14:paraId="7BF7971A" w14:textId="387B50D5" w:rsidR="009D5D8F" w:rsidRDefault="00C10BD7" w:rsidP="009D5D8F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85" behindDoc="0" locked="0" layoutInCell="1" allowOverlap="1" wp14:anchorId="0C12EFB0" wp14:editId="62DC8CA2">
                <wp:simplePos x="0" y="0"/>
                <wp:positionH relativeFrom="column">
                  <wp:posOffset>0</wp:posOffset>
                </wp:positionH>
                <wp:positionV relativeFrom="paragraph">
                  <wp:posOffset>-566530</wp:posOffset>
                </wp:positionV>
                <wp:extent cx="2276061" cy="516835"/>
                <wp:effectExtent l="0" t="0" r="0" b="0"/>
                <wp:wrapNone/>
                <wp:docPr id="1863546646" name="Text Box 24">
                  <a:extLst xmlns:a="http://schemas.openxmlformats.org/drawingml/2006/main">
                    <a:ext uri="{FF2B5EF4-FFF2-40B4-BE49-F238E27FC236}">
                      <a16:creationId xmlns:a16="http://schemas.microsoft.com/office/drawing/2014/main" id="{9CF76AD0-9F5D-4B52-A369-7E9AAF88ED6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6061" cy="516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9976F" w14:textId="77777777" w:rsidR="00C10BD7" w:rsidRPr="006004F9" w:rsidRDefault="00C10BD7" w:rsidP="00C10BD7">
                            <w:pPr>
                              <w:pStyle w:val="Heading2"/>
                              <w:rPr>
                                <w:rFonts w:hint="eastAsia"/>
                              </w:rPr>
                            </w:pPr>
                            <w:r>
                              <w:t>Instrumentation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12EFB0" id="_x0000_s1060" type="#_x0000_t202" style="position:absolute;left:0;text-align:left;margin-left:0;margin-top:-44.6pt;width:179.2pt;height:40.7pt;z-index:25165828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" filled="f" stroked="f" strokeweight=".5pt">
                <v:textbox>
                  <w:txbxContent>
                    <w:p w14:paraId="52C9976F" w14:textId="77777777" w:rsidR="00C10BD7" w:rsidRPr="006004F9" w:rsidRDefault="00C10BD7" w:rsidP="00C10BD7">
                      <w:pPr>
                        <w:pStyle w:val="Heading2"/>
                        <w:rPr>
                          <w:rFonts w:hint="eastAsia"/>
                        </w:rPr>
                      </w:pPr>
                      <w:r>
                        <w:t>Instrumentation Page</w:t>
                      </w:r>
                    </w:p>
                  </w:txbxContent>
                </v:textbox>
              </v:shape>
            </w:pict>
          </mc:Fallback>
        </mc:AlternateContent>
      </w:r>
      <w:r w:rsidR="009D5D8F">
        <w:rPr>
          <w:noProof/>
        </w:rPr>
        <w:drawing>
          <wp:inline distT="0" distB="0" distL="0" distR="0" wp14:anchorId="6DD8CB1A" wp14:editId="5F705CC5">
            <wp:extent cx="5943600" cy="4514850"/>
            <wp:effectExtent l="0" t="0" r="0" b="6350"/>
            <wp:docPr id="7015959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9591" name="Picture 7015959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4F450" w14:textId="77777777" w:rsidR="009D5D8F" w:rsidRDefault="009D5D8F" w:rsidP="009D5D8F">
      <w:pPr>
        <w:rPr>
          <w:noProof/>
        </w:rPr>
      </w:pPr>
    </w:p>
    <w:p w14:paraId="2E97146B" w14:textId="66F08A7F" w:rsidR="009D5D8F" w:rsidRDefault="009D5D8F" w:rsidP="009D5D8F">
      <w:pPr>
        <w:tabs>
          <w:tab w:val="left" w:pos="7937"/>
        </w:tabs>
      </w:pPr>
      <w:r>
        <w:tab/>
      </w:r>
    </w:p>
    <w:p w14:paraId="34FE25FF" w14:textId="77777777" w:rsidR="009D5D8F" w:rsidRDefault="009D5D8F">
      <w:r>
        <w:br w:type="page"/>
      </w:r>
    </w:p>
    <w:p w14:paraId="414DF659" w14:textId="649B0886" w:rsidR="009D5D8F" w:rsidRDefault="00EA5FB6" w:rsidP="009D5D8F">
      <w:pPr>
        <w:tabs>
          <w:tab w:val="left" w:pos="7937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86" behindDoc="0" locked="0" layoutInCell="1" allowOverlap="1" wp14:anchorId="344BDF42" wp14:editId="4F6D5702">
                <wp:simplePos x="0" y="0"/>
                <wp:positionH relativeFrom="column">
                  <wp:posOffset>0</wp:posOffset>
                </wp:positionH>
                <wp:positionV relativeFrom="paragraph">
                  <wp:posOffset>-556260</wp:posOffset>
                </wp:positionV>
                <wp:extent cx="2435087" cy="556591"/>
                <wp:effectExtent l="0" t="0" r="0" b="0"/>
                <wp:wrapNone/>
                <wp:docPr id="1440338188" name="Text Box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751F1B3D-42D4-4F10-99EA-B84440574B5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5087" cy="5565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67E9EC" w14:textId="77777777" w:rsidR="00EA5FB6" w:rsidRPr="00D466D9" w:rsidRDefault="00EA5FB6" w:rsidP="00EA5FB6">
                            <w:pPr>
                              <w:pStyle w:val="Heading2"/>
                              <w:rPr>
                                <w:rStyle w:val="SubtleEmphasis"/>
                                <w:rFonts w:hint="eastAsia"/>
                                <w:i w:val="0"/>
                                <w:iCs w:val="0"/>
                                <w:color w:val="0F4761" w:themeColor="accent1" w:themeShade="BF"/>
                              </w:rPr>
                            </w:pPr>
                            <w:r>
                              <w:rPr>
                                <w:rStyle w:val="SubtleEmphasis"/>
                                <w:i w:val="0"/>
                                <w:iCs w:val="0"/>
                                <w:color w:val="0F4761" w:themeColor="accent1" w:themeShade="BF"/>
                              </w:rPr>
                              <w:t>Projects Showcase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BDF42" id="_x0000_s1061" type="#_x0000_t202" style="position:absolute;margin-left:0;margin-top:-43.8pt;width:191.75pt;height:43.85pt;z-index:2516582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" filled="f" stroked="f" strokeweight=".5pt">
                <v:textbox>
                  <w:txbxContent>
                    <w:p w14:paraId="4067E9EC" w14:textId="77777777" w:rsidR="00EA5FB6" w:rsidRPr="00D466D9" w:rsidRDefault="00EA5FB6" w:rsidP="00EA5FB6">
                      <w:pPr>
                        <w:pStyle w:val="Heading2"/>
                        <w:rPr>
                          <w:rStyle w:val="SubtleEmphasis"/>
                          <w:rFonts w:hint="eastAsia"/>
                          <w:i w:val="0"/>
                          <w:iCs w:val="0"/>
                          <w:color w:val="0F4761" w:themeColor="accent1" w:themeShade="BF"/>
                        </w:rPr>
                      </w:pPr>
                      <w:r>
                        <w:rPr>
                          <w:rStyle w:val="SubtleEmphasis"/>
                          <w:i w:val="0"/>
                          <w:iCs w:val="0"/>
                          <w:color w:val="0F4761" w:themeColor="accent1" w:themeShade="BF"/>
                        </w:rPr>
                        <w:t>Projects Showcase Page</w:t>
                      </w:r>
                    </w:p>
                  </w:txbxContent>
                </v:textbox>
              </v:shape>
            </w:pict>
          </mc:Fallback>
        </mc:AlternateContent>
      </w:r>
      <w:r w:rsidR="009D5D8F">
        <w:rPr>
          <w:noProof/>
        </w:rPr>
        <w:drawing>
          <wp:inline distT="0" distB="0" distL="0" distR="0" wp14:anchorId="2AA2DB8A" wp14:editId="05A32934">
            <wp:extent cx="5943600" cy="4674235"/>
            <wp:effectExtent l="0" t="0" r="0" b="0"/>
            <wp:docPr id="21173137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1370" name="Picture 21173137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BCDD" w14:textId="77777777" w:rsidR="009D5D8F" w:rsidRPr="009D5D8F" w:rsidRDefault="009D5D8F" w:rsidP="009D5D8F"/>
    <w:p w14:paraId="4E19132A" w14:textId="77777777" w:rsidR="009D5D8F" w:rsidRPr="009D5D8F" w:rsidRDefault="009D5D8F" w:rsidP="009D5D8F"/>
    <w:p w14:paraId="49FD8F78" w14:textId="77777777" w:rsidR="009D5D8F" w:rsidRDefault="009D5D8F" w:rsidP="009D5D8F">
      <w:pPr>
        <w:rPr>
          <w:noProof/>
        </w:rPr>
      </w:pPr>
    </w:p>
    <w:p w14:paraId="05FE6BD6" w14:textId="40F8B312" w:rsidR="009D5D8F" w:rsidRDefault="009D5D8F" w:rsidP="009D5D8F">
      <w:pPr>
        <w:tabs>
          <w:tab w:val="left" w:pos="7300"/>
        </w:tabs>
      </w:pPr>
      <w:r>
        <w:tab/>
      </w:r>
    </w:p>
    <w:p w14:paraId="1FFA9E65" w14:textId="77777777" w:rsidR="009D5D8F" w:rsidRDefault="009D5D8F">
      <w:r>
        <w:br w:type="page"/>
      </w:r>
    </w:p>
    <w:p w14:paraId="1D0AC372" w14:textId="1D2EAEF7" w:rsidR="009D5D8F" w:rsidRDefault="00EA5FB6" w:rsidP="009D5D8F">
      <w:pPr>
        <w:tabs>
          <w:tab w:val="left" w:pos="7300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87" behindDoc="0" locked="0" layoutInCell="1" allowOverlap="1" wp14:anchorId="5D6BFCDB" wp14:editId="2DED96D1">
                <wp:simplePos x="0" y="0"/>
                <wp:positionH relativeFrom="column">
                  <wp:posOffset>0</wp:posOffset>
                </wp:positionH>
                <wp:positionV relativeFrom="paragraph">
                  <wp:posOffset>-525752</wp:posOffset>
                </wp:positionV>
                <wp:extent cx="2454965" cy="516835"/>
                <wp:effectExtent l="0" t="0" r="0" b="0"/>
                <wp:wrapNone/>
                <wp:docPr id="909408542" name="Text Box 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E989D961-3EF7-4BA0-91FD-AC4A5D285B9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4965" cy="516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082A58" w14:textId="77777777" w:rsidR="00EA5FB6" w:rsidRDefault="00EA5FB6" w:rsidP="00EA5FB6">
                            <w:pPr>
                              <w:pStyle w:val="Heading2"/>
                              <w:rPr>
                                <w:rFonts w:hint="eastAsia"/>
                              </w:rPr>
                            </w:pPr>
                            <w:r>
                              <w:t>Feedback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BFCDB" id="_x0000_s1062" type="#_x0000_t202" style="position:absolute;margin-left:0;margin-top:-41.4pt;width:193.3pt;height:40.7pt;z-index:2516582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" filled="f" stroked="f" strokeweight=".5pt">
                <v:textbox>
                  <w:txbxContent>
                    <w:p w14:paraId="32082A58" w14:textId="77777777" w:rsidR="00EA5FB6" w:rsidRDefault="00EA5FB6" w:rsidP="00EA5FB6">
                      <w:pPr>
                        <w:pStyle w:val="Heading2"/>
                        <w:rPr>
                          <w:rFonts w:hint="eastAsia"/>
                        </w:rPr>
                      </w:pPr>
                      <w:r>
                        <w:t>Feedback Page</w:t>
                      </w:r>
                    </w:p>
                  </w:txbxContent>
                </v:textbox>
              </v:shape>
            </w:pict>
          </mc:Fallback>
        </mc:AlternateContent>
      </w:r>
      <w:r w:rsidR="009D5D8F">
        <w:rPr>
          <w:noProof/>
        </w:rPr>
        <w:drawing>
          <wp:inline distT="0" distB="0" distL="0" distR="0" wp14:anchorId="22FAF24E" wp14:editId="57D26C4E">
            <wp:extent cx="5943600" cy="4721860"/>
            <wp:effectExtent l="0" t="0" r="0" b="2540"/>
            <wp:docPr id="24758980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89808" name="Picture 24758980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E2CCC" w14:textId="77777777" w:rsidR="009D5D8F" w:rsidRDefault="009D5D8F" w:rsidP="009D5D8F">
      <w:pPr>
        <w:rPr>
          <w:noProof/>
        </w:rPr>
      </w:pPr>
    </w:p>
    <w:p w14:paraId="046AC4F5" w14:textId="0F129B09" w:rsidR="00AD42B8" w:rsidRPr="00AD42B8" w:rsidRDefault="009D5D8F" w:rsidP="009D5D8F">
      <w:pPr>
        <w:tabs>
          <w:tab w:val="left" w:pos="7568"/>
        </w:tabs>
      </w:pPr>
      <w:r>
        <w:tab/>
      </w:r>
    </w:p>
    <w:sectPr w:rsidR="00AD42B8" w:rsidRPr="00AD42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8C05A" w14:textId="77777777" w:rsidR="004F0FE7" w:rsidRDefault="004F0FE7" w:rsidP="00C115AC">
      <w:pPr>
        <w:spacing w:after="0" w:line="240" w:lineRule="auto"/>
      </w:pPr>
      <w:r>
        <w:separator/>
      </w:r>
    </w:p>
  </w:endnote>
  <w:endnote w:type="continuationSeparator" w:id="0">
    <w:p w14:paraId="4C62CCC4" w14:textId="77777777" w:rsidR="004F0FE7" w:rsidRDefault="004F0FE7" w:rsidP="00C11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70976" w14:textId="77777777" w:rsidR="004F0FE7" w:rsidRDefault="004F0FE7" w:rsidP="00C115AC">
      <w:pPr>
        <w:spacing w:after="0" w:line="240" w:lineRule="auto"/>
      </w:pPr>
      <w:r>
        <w:separator/>
      </w:r>
    </w:p>
  </w:footnote>
  <w:footnote w:type="continuationSeparator" w:id="0">
    <w:p w14:paraId="5B60D835" w14:textId="77777777" w:rsidR="004F0FE7" w:rsidRDefault="004F0FE7" w:rsidP="00C115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43009"/>
    <w:multiLevelType w:val="hybridMultilevel"/>
    <w:tmpl w:val="D3F4CF9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62276"/>
    <w:multiLevelType w:val="hybridMultilevel"/>
    <w:tmpl w:val="679E88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42D7996"/>
    <w:multiLevelType w:val="multilevel"/>
    <w:tmpl w:val="6AFE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2601EC"/>
    <w:multiLevelType w:val="multilevel"/>
    <w:tmpl w:val="EECC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3A13AB"/>
    <w:multiLevelType w:val="hybridMultilevel"/>
    <w:tmpl w:val="C8E6D10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EA4806"/>
    <w:multiLevelType w:val="multilevel"/>
    <w:tmpl w:val="AA88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040462"/>
    <w:multiLevelType w:val="multilevel"/>
    <w:tmpl w:val="C134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7F707B"/>
    <w:multiLevelType w:val="hybridMultilevel"/>
    <w:tmpl w:val="8BEA1A6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62171456">
    <w:abstractNumId w:val="2"/>
  </w:num>
  <w:num w:numId="2" w16cid:durableId="1151288948">
    <w:abstractNumId w:val="6"/>
  </w:num>
  <w:num w:numId="3" w16cid:durableId="1701009469">
    <w:abstractNumId w:val="3"/>
  </w:num>
  <w:num w:numId="4" w16cid:durableId="762411505">
    <w:abstractNumId w:val="5"/>
  </w:num>
  <w:num w:numId="5" w16cid:durableId="1910144213">
    <w:abstractNumId w:val="7"/>
  </w:num>
  <w:num w:numId="6" w16cid:durableId="4600958">
    <w:abstractNumId w:val="1"/>
  </w:num>
  <w:num w:numId="7" w16cid:durableId="549464937">
    <w:abstractNumId w:val="0"/>
  </w:num>
  <w:num w:numId="8" w16cid:durableId="9106539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255"/>
    <w:rsid w:val="000004C2"/>
    <w:rsid w:val="00003694"/>
    <w:rsid w:val="00003770"/>
    <w:rsid w:val="00003BCD"/>
    <w:rsid w:val="000065B8"/>
    <w:rsid w:val="00007514"/>
    <w:rsid w:val="00010074"/>
    <w:rsid w:val="00011741"/>
    <w:rsid w:val="00020562"/>
    <w:rsid w:val="00026152"/>
    <w:rsid w:val="00030090"/>
    <w:rsid w:val="00031DE1"/>
    <w:rsid w:val="000333DA"/>
    <w:rsid w:val="00033506"/>
    <w:rsid w:val="00033652"/>
    <w:rsid w:val="000342E0"/>
    <w:rsid w:val="00035314"/>
    <w:rsid w:val="0004778F"/>
    <w:rsid w:val="0006378B"/>
    <w:rsid w:val="000647EA"/>
    <w:rsid w:val="0007214F"/>
    <w:rsid w:val="000723D3"/>
    <w:rsid w:val="000766F6"/>
    <w:rsid w:val="00076EDF"/>
    <w:rsid w:val="00077ABA"/>
    <w:rsid w:val="0008003E"/>
    <w:rsid w:val="00085AB5"/>
    <w:rsid w:val="00085BFC"/>
    <w:rsid w:val="00092C35"/>
    <w:rsid w:val="000A0235"/>
    <w:rsid w:val="000A70C4"/>
    <w:rsid w:val="000B48C2"/>
    <w:rsid w:val="000B5A72"/>
    <w:rsid w:val="000B5F63"/>
    <w:rsid w:val="000B7A9D"/>
    <w:rsid w:val="000D4F72"/>
    <w:rsid w:val="000E096E"/>
    <w:rsid w:val="000F0493"/>
    <w:rsid w:val="000F40B5"/>
    <w:rsid w:val="000F49B9"/>
    <w:rsid w:val="000F607F"/>
    <w:rsid w:val="0010157A"/>
    <w:rsid w:val="001031D4"/>
    <w:rsid w:val="0010560B"/>
    <w:rsid w:val="001072BD"/>
    <w:rsid w:val="00126992"/>
    <w:rsid w:val="00135BBA"/>
    <w:rsid w:val="0013641D"/>
    <w:rsid w:val="00160DAF"/>
    <w:rsid w:val="0016751D"/>
    <w:rsid w:val="00167EC2"/>
    <w:rsid w:val="001700D4"/>
    <w:rsid w:val="001812B7"/>
    <w:rsid w:val="0018449F"/>
    <w:rsid w:val="00185247"/>
    <w:rsid w:val="00185468"/>
    <w:rsid w:val="001907DA"/>
    <w:rsid w:val="001911E9"/>
    <w:rsid w:val="00192561"/>
    <w:rsid w:val="0019362C"/>
    <w:rsid w:val="001A13CC"/>
    <w:rsid w:val="001A4DE2"/>
    <w:rsid w:val="001A574F"/>
    <w:rsid w:val="001A6198"/>
    <w:rsid w:val="001B0DA1"/>
    <w:rsid w:val="001B32E2"/>
    <w:rsid w:val="001C16E2"/>
    <w:rsid w:val="001C1717"/>
    <w:rsid w:val="001C4287"/>
    <w:rsid w:val="001D0B21"/>
    <w:rsid w:val="001D29B7"/>
    <w:rsid w:val="001D3442"/>
    <w:rsid w:val="001D74FB"/>
    <w:rsid w:val="001E0549"/>
    <w:rsid w:val="001E1362"/>
    <w:rsid w:val="001E2E9C"/>
    <w:rsid w:val="001E3CB3"/>
    <w:rsid w:val="001E7B62"/>
    <w:rsid w:val="0020577D"/>
    <w:rsid w:val="00213720"/>
    <w:rsid w:val="0022541F"/>
    <w:rsid w:val="00231639"/>
    <w:rsid w:val="002337DE"/>
    <w:rsid w:val="00234F73"/>
    <w:rsid w:val="002351FD"/>
    <w:rsid w:val="0023667B"/>
    <w:rsid w:val="00243F63"/>
    <w:rsid w:val="00246362"/>
    <w:rsid w:val="00253ABC"/>
    <w:rsid w:val="00262F49"/>
    <w:rsid w:val="00263CB4"/>
    <w:rsid w:val="002758F9"/>
    <w:rsid w:val="00282811"/>
    <w:rsid w:val="00287B9C"/>
    <w:rsid w:val="00287F30"/>
    <w:rsid w:val="00295673"/>
    <w:rsid w:val="00295898"/>
    <w:rsid w:val="0029624F"/>
    <w:rsid w:val="00297ADC"/>
    <w:rsid w:val="002B703A"/>
    <w:rsid w:val="002B7D04"/>
    <w:rsid w:val="002C17A2"/>
    <w:rsid w:val="002C26E5"/>
    <w:rsid w:val="002D06C2"/>
    <w:rsid w:val="002D140F"/>
    <w:rsid w:val="002E54DF"/>
    <w:rsid w:val="002F2DD8"/>
    <w:rsid w:val="002F3D08"/>
    <w:rsid w:val="0030440B"/>
    <w:rsid w:val="00310234"/>
    <w:rsid w:val="003167CB"/>
    <w:rsid w:val="0031744E"/>
    <w:rsid w:val="00320153"/>
    <w:rsid w:val="00331670"/>
    <w:rsid w:val="003360FF"/>
    <w:rsid w:val="003407BA"/>
    <w:rsid w:val="003415D2"/>
    <w:rsid w:val="00345AF6"/>
    <w:rsid w:val="00347307"/>
    <w:rsid w:val="00357F92"/>
    <w:rsid w:val="00364C01"/>
    <w:rsid w:val="00367D18"/>
    <w:rsid w:val="003706BF"/>
    <w:rsid w:val="00372F4C"/>
    <w:rsid w:val="00382FF4"/>
    <w:rsid w:val="00383F44"/>
    <w:rsid w:val="00385892"/>
    <w:rsid w:val="003859EF"/>
    <w:rsid w:val="003879C6"/>
    <w:rsid w:val="003B16DC"/>
    <w:rsid w:val="003B1F7C"/>
    <w:rsid w:val="003B2415"/>
    <w:rsid w:val="003B5377"/>
    <w:rsid w:val="003B6EAD"/>
    <w:rsid w:val="003C0F27"/>
    <w:rsid w:val="003C2B3B"/>
    <w:rsid w:val="003C2CDD"/>
    <w:rsid w:val="003C53DB"/>
    <w:rsid w:val="003C54FB"/>
    <w:rsid w:val="003C58F0"/>
    <w:rsid w:val="003C6B7E"/>
    <w:rsid w:val="003D1641"/>
    <w:rsid w:val="003D2828"/>
    <w:rsid w:val="003E2C11"/>
    <w:rsid w:val="003E30B4"/>
    <w:rsid w:val="003F4EEF"/>
    <w:rsid w:val="00400328"/>
    <w:rsid w:val="00402BB9"/>
    <w:rsid w:val="00412D12"/>
    <w:rsid w:val="00413444"/>
    <w:rsid w:val="00416396"/>
    <w:rsid w:val="004210B0"/>
    <w:rsid w:val="0042624A"/>
    <w:rsid w:val="00443C80"/>
    <w:rsid w:val="00443C82"/>
    <w:rsid w:val="00446CA0"/>
    <w:rsid w:val="00450424"/>
    <w:rsid w:val="004505B2"/>
    <w:rsid w:val="00451512"/>
    <w:rsid w:val="00452334"/>
    <w:rsid w:val="00464241"/>
    <w:rsid w:val="004656BC"/>
    <w:rsid w:val="00466622"/>
    <w:rsid w:val="0047208C"/>
    <w:rsid w:val="00477255"/>
    <w:rsid w:val="00483ACD"/>
    <w:rsid w:val="004846A2"/>
    <w:rsid w:val="00495A65"/>
    <w:rsid w:val="004A5AC7"/>
    <w:rsid w:val="004C2BBC"/>
    <w:rsid w:val="004C5A37"/>
    <w:rsid w:val="004C7381"/>
    <w:rsid w:val="004D1F87"/>
    <w:rsid w:val="004D3562"/>
    <w:rsid w:val="004E45F7"/>
    <w:rsid w:val="004E4C6C"/>
    <w:rsid w:val="004F0FE7"/>
    <w:rsid w:val="004F2665"/>
    <w:rsid w:val="004F4B2B"/>
    <w:rsid w:val="004F4F9D"/>
    <w:rsid w:val="0050351A"/>
    <w:rsid w:val="00512B0B"/>
    <w:rsid w:val="005150E7"/>
    <w:rsid w:val="00515112"/>
    <w:rsid w:val="005217D2"/>
    <w:rsid w:val="005222EE"/>
    <w:rsid w:val="005252A3"/>
    <w:rsid w:val="005339CB"/>
    <w:rsid w:val="00534D02"/>
    <w:rsid w:val="00536C98"/>
    <w:rsid w:val="00536EFC"/>
    <w:rsid w:val="00536F60"/>
    <w:rsid w:val="00542A17"/>
    <w:rsid w:val="0054344A"/>
    <w:rsid w:val="00555598"/>
    <w:rsid w:val="00555855"/>
    <w:rsid w:val="00556FFF"/>
    <w:rsid w:val="0056409C"/>
    <w:rsid w:val="005658A9"/>
    <w:rsid w:val="005706A7"/>
    <w:rsid w:val="005806E4"/>
    <w:rsid w:val="00583D2B"/>
    <w:rsid w:val="00585B17"/>
    <w:rsid w:val="0058710E"/>
    <w:rsid w:val="005A6EC1"/>
    <w:rsid w:val="005B2BD2"/>
    <w:rsid w:val="005B3767"/>
    <w:rsid w:val="005B381C"/>
    <w:rsid w:val="005B46D2"/>
    <w:rsid w:val="005B54BC"/>
    <w:rsid w:val="005B682B"/>
    <w:rsid w:val="005B6CB9"/>
    <w:rsid w:val="005C1574"/>
    <w:rsid w:val="005C21E7"/>
    <w:rsid w:val="005D27C6"/>
    <w:rsid w:val="005D6689"/>
    <w:rsid w:val="005E011E"/>
    <w:rsid w:val="005E30DD"/>
    <w:rsid w:val="005E723B"/>
    <w:rsid w:val="005F5B3E"/>
    <w:rsid w:val="005F69AF"/>
    <w:rsid w:val="005F6A40"/>
    <w:rsid w:val="006004F9"/>
    <w:rsid w:val="006013C9"/>
    <w:rsid w:val="00615815"/>
    <w:rsid w:val="00622947"/>
    <w:rsid w:val="006254F2"/>
    <w:rsid w:val="00627164"/>
    <w:rsid w:val="00627A77"/>
    <w:rsid w:val="00627CC8"/>
    <w:rsid w:val="006451F6"/>
    <w:rsid w:val="0064526D"/>
    <w:rsid w:val="00651143"/>
    <w:rsid w:val="00657548"/>
    <w:rsid w:val="0066128F"/>
    <w:rsid w:val="00665172"/>
    <w:rsid w:val="00666364"/>
    <w:rsid w:val="006672FE"/>
    <w:rsid w:val="00672261"/>
    <w:rsid w:val="00673CB1"/>
    <w:rsid w:val="00675E24"/>
    <w:rsid w:val="0068072F"/>
    <w:rsid w:val="0069088E"/>
    <w:rsid w:val="0069597D"/>
    <w:rsid w:val="006A56CC"/>
    <w:rsid w:val="006A6DCB"/>
    <w:rsid w:val="006B0F32"/>
    <w:rsid w:val="006B4200"/>
    <w:rsid w:val="006B48C8"/>
    <w:rsid w:val="006B4B4C"/>
    <w:rsid w:val="006B694F"/>
    <w:rsid w:val="006C06CE"/>
    <w:rsid w:val="006C2210"/>
    <w:rsid w:val="006C40AF"/>
    <w:rsid w:val="006C53D1"/>
    <w:rsid w:val="006D5716"/>
    <w:rsid w:val="006E0C18"/>
    <w:rsid w:val="006E18F1"/>
    <w:rsid w:val="006E2797"/>
    <w:rsid w:val="006E2F22"/>
    <w:rsid w:val="006E390C"/>
    <w:rsid w:val="006E7E74"/>
    <w:rsid w:val="006F2971"/>
    <w:rsid w:val="006F5CD7"/>
    <w:rsid w:val="006F6A44"/>
    <w:rsid w:val="006F7A04"/>
    <w:rsid w:val="007021D1"/>
    <w:rsid w:val="00707E0A"/>
    <w:rsid w:val="00711854"/>
    <w:rsid w:val="0072673A"/>
    <w:rsid w:val="00727F42"/>
    <w:rsid w:val="00740487"/>
    <w:rsid w:val="00752F8E"/>
    <w:rsid w:val="00754762"/>
    <w:rsid w:val="00762252"/>
    <w:rsid w:val="007709AB"/>
    <w:rsid w:val="00772045"/>
    <w:rsid w:val="0078263B"/>
    <w:rsid w:val="00784575"/>
    <w:rsid w:val="007873F4"/>
    <w:rsid w:val="007961E2"/>
    <w:rsid w:val="007976D6"/>
    <w:rsid w:val="007A6AA2"/>
    <w:rsid w:val="007A6B82"/>
    <w:rsid w:val="007B22EB"/>
    <w:rsid w:val="007B2B6F"/>
    <w:rsid w:val="007C0BB7"/>
    <w:rsid w:val="007C3AB7"/>
    <w:rsid w:val="007D4420"/>
    <w:rsid w:val="007D4442"/>
    <w:rsid w:val="007E3310"/>
    <w:rsid w:val="007E3912"/>
    <w:rsid w:val="007E62F3"/>
    <w:rsid w:val="007F0467"/>
    <w:rsid w:val="00821562"/>
    <w:rsid w:val="00822B73"/>
    <w:rsid w:val="008316B0"/>
    <w:rsid w:val="00832CAF"/>
    <w:rsid w:val="00835D69"/>
    <w:rsid w:val="00843C9B"/>
    <w:rsid w:val="00844A21"/>
    <w:rsid w:val="008545A1"/>
    <w:rsid w:val="00856237"/>
    <w:rsid w:val="008574BB"/>
    <w:rsid w:val="0085768E"/>
    <w:rsid w:val="008639AB"/>
    <w:rsid w:val="008714C0"/>
    <w:rsid w:val="008729DE"/>
    <w:rsid w:val="00874EAD"/>
    <w:rsid w:val="008765A3"/>
    <w:rsid w:val="00881DD4"/>
    <w:rsid w:val="00884FBC"/>
    <w:rsid w:val="00886ACE"/>
    <w:rsid w:val="008906CA"/>
    <w:rsid w:val="00892316"/>
    <w:rsid w:val="0089344C"/>
    <w:rsid w:val="00894CFB"/>
    <w:rsid w:val="00897087"/>
    <w:rsid w:val="00897CFE"/>
    <w:rsid w:val="008A4F7C"/>
    <w:rsid w:val="008A615F"/>
    <w:rsid w:val="008B0062"/>
    <w:rsid w:val="008B3F3E"/>
    <w:rsid w:val="008B4204"/>
    <w:rsid w:val="008B5699"/>
    <w:rsid w:val="008C2D8B"/>
    <w:rsid w:val="008D57BF"/>
    <w:rsid w:val="008E4BA2"/>
    <w:rsid w:val="008F5CB1"/>
    <w:rsid w:val="00900941"/>
    <w:rsid w:val="00914A90"/>
    <w:rsid w:val="00915CFD"/>
    <w:rsid w:val="0092751E"/>
    <w:rsid w:val="00937DD8"/>
    <w:rsid w:val="00943004"/>
    <w:rsid w:val="00950459"/>
    <w:rsid w:val="00965A19"/>
    <w:rsid w:val="00970D77"/>
    <w:rsid w:val="00972292"/>
    <w:rsid w:val="00994E81"/>
    <w:rsid w:val="009954AC"/>
    <w:rsid w:val="0099570C"/>
    <w:rsid w:val="009A3E1E"/>
    <w:rsid w:val="009B0023"/>
    <w:rsid w:val="009B44BF"/>
    <w:rsid w:val="009D28DD"/>
    <w:rsid w:val="009D5D8F"/>
    <w:rsid w:val="009E0068"/>
    <w:rsid w:val="009E32D2"/>
    <w:rsid w:val="009E4170"/>
    <w:rsid w:val="009F35B6"/>
    <w:rsid w:val="009F7BDB"/>
    <w:rsid w:val="009F7F44"/>
    <w:rsid w:val="00A02287"/>
    <w:rsid w:val="00A056BB"/>
    <w:rsid w:val="00A17702"/>
    <w:rsid w:val="00A21E8C"/>
    <w:rsid w:val="00A241A9"/>
    <w:rsid w:val="00A33A7D"/>
    <w:rsid w:val="00A347FE"/>
    <w:rsid w:val="00A36518"/>
    <w:rsid w:val="00A531C4"/>
    <w:rsid w:val="00A6348A"/>
    <w:rsid w:val="00A64E97"/>
    <w:rsid w:val="00A71D96"/>
    <w:rsid w:val="00A87CB5"/>
    <w:rsid w:val="00A9190A"/>
    <w:rsid w:val="00A93565"/>
    <w:rsid w:val="00A964C8"/>
    <w:rsid w:val="00A97539"/>
    <w:rsid w:val="00A97DCF"/>
    <w:rsid w:val="00AA31CA"/>
    <w:rsid w:val="00AB6CFD"/>
    <w:rsid w:val="00AC7E14"/>
    <w:rsid w:val="00AD42B8"/>
    <w:rsid w:val="00AD7941"/>
    <w:rsid w:val="00AD7F60"/>
    <w:rsid w:val="00AF3A8C"/>
    <w:rsid w:val="00AF5D6A"/>
    <w:rsid w:val="00B03428"/>
    <w:rsid w:val="00B04EEB"/>
    <w:rsid w:val="00B10D28"/>
    <w:rsid w:val="00B403AF"/>
    <w:rsid w:val="00B45FB5"/>
    <w:rsid w:val="00B46C58"/>
    <w:rsid w:val="00B46D35"/>
    <w:rsid w:val="00B5532B"/>
    <w:rsid w:val="00B55D3E"/>
    <w:rsid w:val="00B6049F"/>
    <w:rsid w:val="00B60E7F"/>
    <w:rsid w:val="00B6497C"/>
    <w:rsid w:val="00B75F2E"/>
    <w:rsid w:val="00B85180"/>
    <w:rsid w:val="00B8705E"/>
    <w:rsid w:val="00B90C95"/>
    <w:rsid w:val="00B917BA"/>
    <w:rsid w:val="00B9558B"/>
    <w:rsid w:val="00B964ED"/>
    <w:rsid w:val="00BB5F3B"/>
    <w:rsid w:val="00BC1C76"/>
    <w:rsid w:val="00BE0A21"/>
    <w:rsid w:val="00BF29B7"/>
    <w:rsid w:val="00BF36CD"/>
    <w:rsid w:val="00BF7AD6"/>
    <w:rsid w:val="00C006BA"/>
    <w:rsid w:val="00C10400"/>
    <w:rsid w:val="00C10BD7"/>
    <w:rsid w:val="00C115AC"/>
    <w:rsid w:val="00C1183C"/>
    <w:rsid w:val="00C13956"/>
    <w:rsid w:val="00C152E0"/>
    <w:rsid w:val="00C319DD"/>
    <w:rsid w:val="00C32FD7"/>
    <w:rsid w:val="00C34117"/>
    <w:rsid w:val="00C36FF5"/>
    <w:rsid w:val="00C43B2E"/>
    <w:rsid w:val="00C54CED"/>
    <w:rsid w:val="00C61F07"/>
    <w:rsid w:val="00C66A72"/>
    <w:rsid w:val="00C67472"/>
    <w:rsid w:val="00C71D76"/>
    <w:rsid w:val="00C74C88"/>
    <w:rsid w:val="00C87EC2"/>
    <w:rsid w:val="00C95B55"/>
    <w:rsid w:val="00CA528B"/>
    <w:rsid w:val="00CB37FD"/>
    <w:rsid w:val="00CB6956"/>
    <w:rsid w:val="00CB77B4"/>
    <w:rsid w:val="00CC20AE"/>
    <w:rsid w:val="00CC30A1"/>
    <w:rsid w:val="00CC3A08"/>
    <w:rsid w:val="00CD2022"/>
    <w:rsid w:val="00CE3E52"/>
    <w:rsid w:val="00CE72AB"/>
    <w:rsid w:val="00D026AA"/>
    <w:rsid w:val="00D12473"/>
    <w:rsid w:val="00D156EB"/>
    <w:rsid w:val="00D22DA8"/>
    <w:rsid w:val="00D250F2"/>
    <w:rsid w:val="00D32341"/>
    <w:rsid w:val="00D45C4D"/>
    <w:rsid w:val="00D466D9"/>
    <w:rsid w:val="00D46805"/>
    <w:rsid w:val="00D5222A"/>
    <w:rsid w:val="00D54089"/>
    <w:rsid w:val="00D60FF1"/>
    <w:rsid w:val="00D6262D"/>
    <w:rsid w:val="00D73200"/>
    <w:rsid w:val="00D8104D"/>
    <w:rsid w:val="00D8217B"/>
    <w:rsid w:val="00D83E0B"/>
    <w:rsid w:val="00D854EF"/>
    <w:rsid w:val="00D85C78"/>
    <w:rsid w:val="00D86A24"/>
    <w:rsid w:val="00D8779D"/>
    <w:rsid w:val="00D8792C"/>
    <w:rsid w:val="00D908B3"/>
    <w:rsid w:val="00D95748"/>
    <w:rsid w:val="00DA0AB0"/>
    <w:rsid w:val="00DA45D5"/>
    <w:rsid w:val="00DA4D41"/>
    <w:rsid w:val="00DB4507"/>
    <w:rsid w:val="00DB6A0B"/>
    <w:rsid w:val="00DC1668"/>
    <w:rsid w:val="00DE104B"/>
    <w:rsid w:val="00DE2920"/>
    <w:rsid w:val="00DF02B7"/>
    <w:rsid w:val="00DF270E"/>
    <w:rsid w:val="00DF5E6F"/>
    <w:rsid w:val="00E0290F"/>
    <w:rsid w:val="00E0352E"/>
    <w:rsid w:val="00E13500"/>
    <w:rsid w:val="00E13681"/>
    <w:rsid w:val="00E14414"/>
    <w:rsid w:val="00E15DDC"/>
    <w:rsid w:val="00E15E39"/>
    <w:rsid w:val="00E20279"/>
    <w:rsid w:val="00E2032E"/>
    <w:rsid w:val="00E31932"/>
    <w:rsid w:val="00E32B59"/>
    <w:rsid w:val="00E336DB"/>
    <w:rsid w:val="00E33B24"/>
    <w:rsid w:val="00E37477"/>
    <w:rsid w:val="00E4440B"/>
    <w:rsid w:val="00E536DD"/>
    <w:rsid w:val="00E541EE"/>
    <w:rsid w:val="00E63B2E"/>
    <w:rsid w:val="00E67B6C"/>
    <w:rsid w:val="00E71BC8"/>
    <w:rsid w:val="00E71D7F"/>
    <w:rsid w:val="00E7433F"/>
    <w:rsid w:val="00E747DE"/>
    <w:rsid w:val="00E759A9"/>
    <w:rsid w:val="00E871FB"/>
    <w:rsid w:val="00E87D6E"/>
    <w:rsid w:val="00E95462"/>
    <w:rsid w:val="00E95E81"/>
    <w:rsid w:val="00EA5FB6"/>
    <w:rsid w:val="00EC144C"/>
    <w:rsid w:val="00EC2B19"/>
    <w:rsid w:val="00EC2E21"/>
    <w:rsid w:val="00ED5307"/>
    <w:rsid w:val="00EE050C"/>
    <w:rsid w:val="00EE3126"/>
    <w:rsid w:val="00EE3437"/>
    <w:rsid w:val="00EE5559"/>
    <w:rsid w:val="00EF2617"/>
    <w:rsid w:val="00EF5E3E"/>
    <w:rsid w:val="00F055CE"/>
    <w:rsid w:val="00F14098"/>
    <w:rsid w:val="00F1500A"/>
    <w:rsid w:val="00F3191F"/>
    <w:rsid w:val="00F34E76"/>
    <w:rsid w:val="00F43293"/>
    <w:rsid w:val="00F44A63"/>
    <w:rsid w:val="00F46F21"/>
    <w:rsid w:val="00F525D4"/>
    <w:rsid w:val="00F528E5"/>
    <w:rsid w:val="00F62224"/>
    <w:rsid w:val="00F66B3B"/>
    <w:rsid w:val="00F7011C"/>
    <w:rsid w:val="00F71512"/>
    <w:rsid w:val="00F71EC3"/>
    <w:rsid w:val="00F86F3C"/>
    <w:rsid w:val="00F91353"/>
    <w:rsid w:val="00F91AA1"/>
    <w:rsid w:val="00F9663E"/>
    <w:rsid w:val="00F96E42"/>
    <w:rsid w:val="00FA0F55"/>
    <w:rsid w:val="00FA5540"/>
    <w:rsid w:val="00FA684F"/>
    <w:rsid w:val="00FB4E64"/>
    <w:rsid w:val="00FC4F53"/>
    <w:rsid w:val="00FD5252"/>
    <w:rsid w:val="00FE15FA"/>
    <w:rsid w:val="00FE1CFD"/>
    <w:rsid w:val="00FE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582EB"/>
  <w15:chartTrackingRefBased/>
  <w15:docId w15:val="{6F2DE477-0799-FB48-A4EF-123BCB946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7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7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2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2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2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2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255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8C2D8B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8C2D8B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8C2D8B"/>
    <w:pPr>
      <w:spacing w:after="0" w:line="240" w:lineRule="auto"/>
    </w:pPr>
  </w:style>
  <w:style w:type="character" w:styleId="SubtleReference">
    <w:name w:val="Subtle Reference"/>
    <w:basedOn w:val="DefaultParagraphFont"/>
    <w:uiPriority w:val="31"/>
    <w:qFormat/>
    <w:rsid w:val="008C2D8B"/>
    <w:rPr>
      <w:smallCaps/>
      <w:color w:val="5A5A5A" w:themeColor="text1" w:themeTint="A5"/>
    </w:rPr>
  </w:style>
  <w:style w:type="character" w:styleId="Strong">
    <w:name w:val="Strong"/>
    <w:basedOn w:val="DefaultParagraphFont"/>
    <w:uiPriority w:val="22"/>
    <w:qFormat/>
    <w:rsid w:val="008C2D8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39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11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15AC"/>
  </w:style>
  <w:style w:type="paragraph" w:styleId="Footer">
    <w:name w:val="footer"/>
    <w:basedOn w:val="Normal"/>
    <w:link w:val="FooterChar"/>
    <w:uiPriority w:val="99"/>
    <w:unhideWhenUsed/>
    <w:rsid w:val="00C11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15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HarvardAnglia2008OfficeOnline.xsl" StyleName="Harvard - Anglia" Version="2008"/>
</file>

<file path=customXml/itemProps1.xml><?xml version="1.0" encoding="utf-8"?>
<ds:datastoreItem xmlns:ds="http://schemas.openxmlformats.org/officeDocument/2006/customXml" ds:itemID="{61BBF1ED-B5F0-6A47-AAA1-4506A9F7E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983</TotalTime>
  <Pages>2</Pages>
  <Words>713</Words>
  <Characters>4068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Pako Fain Mojuta</dc:creator>
  <cp:keywords/>
  <dc:description/>
  <cp:lastModifiedBy>Pako Fain Mojuta</cp:lastModifiedBy>
  <cp:revision>103</cp:revision>
  <dcterms:created xsi:type="dcterms:W3CDTF">2026-04-23T11:39:00Z</dcterms:created>
  <dcterms:modified xsi:type="dcterms:W3CDTF">2026-04-24T18:19:00Z</dcterms:modified>
</cp:coreProperties>
</file>